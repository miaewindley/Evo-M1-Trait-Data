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98"/>
        <w:gridCol w:w="1210"/>
        <w:gridCol w:w="1209"/>
        <w:gridCol w:w="1209"/>
        <w:gridCol w:w="1209"/>
        <w:gridCol w:w="1209"/>
        <w:gridCol w:w="1209"/>
      </w:tblGrid>
      <w:tr w:rsidR="00D2359A" w14:paraId="4CA974E0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19079A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524543339"/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456F57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CD58F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Forebrain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DBA978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0125FA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1AC94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Hindbrain</w:t>
            </w:r>
          </w:p>
        </w:tc>
      </w:tr>
      <w:tr w:rsidR="00D2359A" w14:paraId="07C1B4B1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F5906A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B20096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Euarchonta</w:t>
            </w:r>
            <w:proofErr w:type="spellEnd"/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CD384E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ICA+VA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F602EC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only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DAD181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Euarchonta</w:t>
            </w:r>
            <w:proofErr w:type="spellEnd"/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A41D6C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ICA+VA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09B716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 only</w:t>
            </w:r>
          </w:p>
        </w:tc>
      </w:tr>
      <w:tr w:rsidR="00D2359A" w14:paraId="1BBB82E2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D3D9AC8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F67B224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=26,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=23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829CD7F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=19,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=16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6BD4061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=7,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=4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55B8868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=26,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=23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38CB5FA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=19,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=16</w:t>
            </w: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82E1A7F" w14:textId="77777777" w:rsidR="00661A12" w:rsidRPr="003D7697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=7,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=4</w:t>
            </w:r>
          </w:p>
        </w:tc>
      </w:tr>
      <w:tr w:rsidR="00D2359A" w14:paraId="43D91F04" w14:textId="77777777" w:rsidTr="00661A12">
        <w:trPr>
          <w:trHeight w:val="290"/>
        </w:trPr>
        <w:tc>
          <w:tcPr>
            <w:tcW w:w="119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8DE9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0DD97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1B84F" w14:textId="77777777" w:rsidR="00661A12" w:rsidRPr="00201E78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868FE" w14:textId="77777777" w:rsidR="00661A12" w:rsidRPr="00CF34C0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0BE40" w14:textId="77777777" w:rsidR="00661A12" w:rsidRPr="00CF34C0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F7F42" w14:textId="77777777" w:rsidR="00661A12" w:rsidRPr="00CF34C0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1D0ED" w14:textId="77777777" w:rsidR="00661A12" w:rsidRPr="00201E78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558D277D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7AD4C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(±SE)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03C7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B6A08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(±0.27)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F8A79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02E6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82102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(±0.27)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241A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D2359A" w14:paraId="00FB235A" w14:textId="77777777" w:rsidTr="00661A12">
        <w:trPr>
          <w:trHeight w:val="290"/>
        </w:trPr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0CA5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QICA </w:t>
            </w:r>
            <w:proofErr w:type="spellStart"/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coeff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03777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C965D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14839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C95C4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A389F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7E5B94B2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7E34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D13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(±SE)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6DB6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B139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(±0.06)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AA12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 (±0.11)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447B4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(±0.06)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A0A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(0.07)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20AF8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 (±0.10)</w:t>
            </w:r>
          </w:p>
        </w:tc>
      </w:tr>
      <w:tr w:rsidR="00D2359A" w14:paraId="7750523B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4713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 Ratio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925A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7.67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722A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870F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1FAC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5.45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EC91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42EB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D2359A" w14:paraId="53B84432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F8D07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3F7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90CE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1940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87F4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8791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AA2E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0.12</w:t>
            </w:r>
          </w:p>
        </w:tc>
      </w:tr>
      <w:tr w:rsidR="00D2359A" w14:paraId="7D80CD70" w14:textId="77777777" w:rsidTr="00661A12">
        <w:trPr>
          <w:trHeight w:val="290"/>
        </w:trPr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D088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QVA </w:t>
            </w:r>
            <w:proofErr w:type="spellStart"/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coeff</w:t>
            </w:r>
            <w:proofErr w:type="spellEnd"/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E19FB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AFB1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BD65E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BAF69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53221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678FAC65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63D6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58B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Mean (±SE)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E215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1AB5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 (±0.08)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642E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26BA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(±0.08)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8620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(±0.10)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4514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(±0.14)</w:t>
            </w:r>
          </w:p>
        </w:tc>
      </w:tr>
      <w:tr w:rsidR="00D2359A" w14:paraId="6FA0557D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58C17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 Ratio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095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10.09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E8D1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89B2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6010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10.38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2A17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A35D6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</w:t>
            </w:r>
          </w:p>
        </w:tc>
      </w:tr>
      <w:tr w:rsidR="00D2359A" w14:paraId="56DE53CE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FC9B4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D471D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DDB0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998C8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6EB5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EB19B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&lt;0.0001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07B1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</w:tr>
      <w:tr w:rsidR="00D2359A" w14:paraId="5908F073" w14:textId="77777777" w:rsidTr="00661A12">
        <w:trPr>
          <w:trHeight w:val="290"/>
        </w:trPr>
        <w:tc>
          <w:tcPr>
            <w:tcW w:w="24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1DFD4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Overall stats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48143" w14:textId="77777777" w:rsidR="00661A12" w:rsidRPr="003D7697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FB87D" w14:textId="77777777" w:rsidR="00661A12" w:rsidRPr="00201E78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56263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C34AD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D99FA" w14:textId="77777777" w:rsidR="00661A12" w:rsidRPr="00CF34C0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2359A" w14:paraId="73254AB4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437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lambda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133D1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(ML)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DDD1A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7F1CF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450F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 (ML)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3DBF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B7BB4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D2359A" w14:paraId="289C4E67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8AFE2EF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adjusted r</w:t>
            </w:r>
            <w:r w:rsidRPr="005A1B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210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EA1DB4C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2669872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4F34333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365EA0B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7D0A52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0.96</w:t>
            </w:r>
          </w:p>
        </w:tc>
        <w:tc>
          <w:tcPr>
            <w:tcW w:w="1209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A5BA380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</w:tr>
      <w:tr w:rsidR="00D2359A" w14:paraId="7CEF6F93" w14:textId="77777777" w:rsidTr="00661A12">
        <w:trPr>
          <w:trHeight w:val="290"/>
        </w:trPr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F788449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 ratio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77A73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56690F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282.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091EE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F304BE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217.2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09C6C9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184.4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1BFE15" w14:textId="77777777" w:rsidR="00661A12" w:rsidRPr="003D7697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bookmarkEnd w:id="0"/>
    </w:tbl>
    <w:p w14:paraId="089855AA" w14:textId="77777777" w:rsidR="00661A12" w:rsidRDefault="00661A12" w:rsidP="00661A12">
      <w:pPr>
        <w:rPr>
          <w:rFonts w:ascii="Times New Roman" w:hAnsi="Times New Roman" w:cs="Times New Roman"/>
          <w:b/>
          <w:sz w:val="20"/>
          <w:szCs w:val="20"/>
        </w:rPr>
      </w:pPr>
    </w:p>
    <w:p w14:paraId="571B0697" w14:textId="3DC3932F" w:rsidR="00661A12" w:rsidRPr="003D7697" w:rsidRDefault="007609B5" w:rsidP="00661A12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 xml:space="preserve">Table S1. </w:t>
      </w:r>
      <w:r w:rsidRPr="0057143B">
        <w:rPr>
          <w:rFonts w:ascii="Times New Roman" w:hAnsi="Times New Roman" w:cs="Times New Roman"/>
          <w:sz w:val="20"/>
          <w:szCs w:val="20"/>
        </w:rPr>
        <w:t xml:space="preserve">PGLS </w:t>
      </w:r>
      <w:del w:id="1" w:author="Joseph M. Plavcan" w:date="2018-10-29T10:19:00Z">
        <w:r w:rsidRPr="003D7697" w:rsidDel="005871A4">
          <w:rPr>
            <w:rFonts w:ascii="Times New Roman" w:hAnsi="Times New Roman" w:cs="Times New Roman"/>
            <w:sz w:val="20"/>
            <w:szCs w:val="20"/>
          </w:rPr>
          <w:delText xml:space="preserve">Multiple </w:delText>
        </w:r>
      </w:del>
      <w:ins w:id="2" w:author="Joseph M. Plavcan" w:date="2018-10-29T10:19:00Z">
        <w:r w:rsidR="005871A4">
          <w:rPr>
            <w:rFonts w:ascii="Times New Roman" w:hAnsi="Times New Roman" w:cs="Times New Roman"/>
            <w:sz w:val="20"/>
            <w:szCs w:val="20"/>
          </w:rPr>
          <w:t>multiple</w:t>
        </w:r>
        <w:r w:rsidR="005871A4" w:rsidRPr="003D7697">
          <w:rPr>
            <w:rFonts w:ascii="Times New Roman" w:hAnsi="Times New Roman" w:cs="Times New Roman"/>
            <w:sz w:val="20"/>
            <w:szCs w:val="20"/>
          </w:rPr>
          <w:t xml:space="preserve"> </w:t>
        </w:r>
      </w:ins>
      <w:r w:rsidRPr="003D7697">
        <w:rPr>
          <w:rFonts w:ascii="Times New Roman" w:hAnsi="Times New Roman" w:cs="Times New Roman"/>
          <w:sz w:val="20"/>
          <w:szCs w:val="20"/>
        </w:rPr>
        <w:t xml:space="preserve">regressions of forebrain and hind brain size on </w:t>
      </w:r>
      <w:r>
        <w:rPr>
          <w:rFonts w:ascii="Times New Roman" w:hAnsi="Times New Roman" w:cs="Times New Roman"/>
          <w:sz w:val="20"/>
          <w:szCs w:val="20"/>
        </w:rPr>
        <w:t>internal carotid artery</w:t>
      </w:r>
      <w:r w:rsidRPr="003D7697">
        <w:rPr>
          <w:rFonts w:ascii="Times New Roman" w:hAnsi="Times New Roman" w:cs="Times New Roman"/>
          <w:sz w:val="20"/>
          <w:szCs w:val="20"/>
        </w:rPr>
        <w:t xml:space="preserve"> flow rate (QICA) and vertebral artery flow rate (QVA)</w:t>
      </w:r>
      <w:r>
        <w:rPr>
          <w:rFonts w:ascii="Times New Roman" w:hAnsi="Times New Roman" w:cs="Times New Roman"/>
          <w:sz w:val="20"/>
          <w:szCs w:val="20"/>
        </w:rPr>
        <w:t xml:space="preserve">.  This table’s results are to be compared with those in table 3 of Boyer and Harrington (2018). ICA+VA refer to taxa that rely on both the internal carotid arteries and vertebral arteries for blood supply to the brain; these include </w:t>
      </w:r>
      <w:proofErr w:type="spellStart"/>
      <w:r>
        <w:rPr>
          <w:rFonts w:ascii="Times New Roman" w:hAnsi="Times New Roman" w:cs="Times New Roman"/>
          <w:sz w:val="20"/>
          <w:szCs w:val="20"/>
        </w:rPr>
        <w:t>haplorhine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primates and </w:t>
      </w:r>
      <w:proofErr w:type="spellStart"/>
      <w:r>
        <w:rPr>
          <w:rFonts w:ascii="Times New Roman" w:hAnsi="Times New Roman" w:cs="Times New Roman"/>
          <w:sz w:val="20"/>
          <w:szCs w:val="20"/>
        </w:rPr>
        <w:t>treeshrews</w:t>
      </w:r>
      <w:proofErr w:type="spellEnd"/>
      <w:r>
        <w:rPr>
          <w:rFonts w:ascii="Times New Roman" w:hAnsi="Times New Roman" w:cs="Times New Roman"/>
          <w:sz w:val="20"/>
          <w:szCs w:val="20"/>
        </w:rPr>
        <w:t>. VA only refers to taxa that rely on only the vertebral arteries for blood supply to the brain; these include non-cheirogaleid lemuriforms. Refer to Boyer and Harrington (2018) for full taxon list. ML = maximum likelihood estimate.</w:t>
      </w:r>
    </w:p>
    <w:p w14:paraId="0F5DCE6C" w14:textId="54B60513" w:rsidR="00661A12" w:rsidRPr="003F653B" w:rsidRDefault="007609B5" w:rsidP="00661A12">
      <w:pPr>
        <w:rPr>
          <w:rFonts w:ascii="Times New Roman" w:hAnsi="Times New Roman" w:cs="Times New Roman"/>
          <w:b/>
          <w:sz w:val="20"/>
          <w:szCs w:val="20"/>
        </w:rPr>
      </w:pPr>
      <w:r w:rsidRPr="003D7697">
        <w:rPr>
          <w:rFonts w:ascii="Times New Roman" w:hAnsi="Times New Roman" w:cs="Times New Roman"/>
          <w:b/>
          <w:sz w:val="20"/>
          <w:szCs w:val="20"/>
        </w:rPr>
        <w:br w:type="page"/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031"/>
        <w:gridCol w:w="1042"/>
        <w:gridCol w:w="1041"/>
        <w:gridCol w:w="1041"/>
        <w:gridCol w:w="1041"/>
        <w:gridCol w:w="1041"/>
        <w:gridCol w:w="1041"/>
        <w:gridCol w:w="1041"/>
        <w:gridCol w:w="1041"/>
      </w:tblGrid>
      <w:tr w:rsidR="00D2359A" w14:paraId="32104B80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C4D051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78670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163D55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Forebrain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3BB706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E95684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A8F12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39227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ECF8C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Hindbrain</w:t>
            </w:r>
          </w:p>
        </w:tc>
      </w:tr>
      <w:tr w:rsidR="00D2359A" w14:paraId="35C86C00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2D2E3D" w14:textId="77777777" w:rsidR="00661A12" w:rsidRPr="003F653B" w:rsidRDefault="00661A12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53B199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Euarchonta</w:t>
            </w:r>
            <w:proofErr w:type="spellEnd"/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D139CF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ICA+VA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A3A486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 only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EB78EE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ECA+VA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8B0A8A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Euarchonta</w:t>
            </w:r>
            <w:proofErr w:type="spellEnd"/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20464C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ICA+VA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359652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VA only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D490EB" w14:textId="77777777" w:rsidR="00661A12" w:rsidRPr="003F653B" w:rsidRDefault="007609B5" w:rsidP="00661A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ECA+VA</w:t>
            </w:r>
          </w:p>
        </w:tc>
      </w:tr>
      <w:tr w:rsidR="00D2359A" w14:paraId="49992877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4E413A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D34E8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=34,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=31 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1786ED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=19,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=16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4418AE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=7,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=4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B3E9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=8,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=5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1D5CA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=34,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=31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1777FA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=19,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=16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690A7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=7,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=4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8C3C63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n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=8,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df</w:t>
            </w:r>
            <w:proofErr w:type="spellEnd"/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=5</w:t>
            </w:r>
          </w:p>
        </w:tc>
      </w:tr>
      <w:tr w:rsidR="00D2359A" w14:paraId="673DAACA" w14:textId="77777777" w:rsidTr="00661A12">
        <w:trPr>
          <w:trHeight w:val="290"/>
        </w:trPr>
        <w:tc>
          <w:tcPr>
            <w:tcW w:w="103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3B2454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Intercept</w:t>
            </w:r>
          </w:p>
        </w:tc>
        <w:tc>
          <w:tcPr>
            <w:tcW w:w="1042" w:type="dxa"/>
            <w:tcBorders>
              <w:top w:val="single" w:sz="4" w:space="0" w:color="auto"/>
            </w:tcBorders>
            <w:noWrap/>
            <w:vAlign w:val="center"/>
          </w:tcPr>
          <w:p w14:paraId="3919A6A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281AAB3C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2227E57B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6F9B5A80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vAlign w:val="center"/>
          </w:tcPr>
          <w:p w14:paraId="35EBD0E5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32B9A65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172F974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tcBorders>
              <w:top w:val="single" w:sz="4" w:space="0" w:color="auto"/>
            </w:tcBorders>
            <w:noWrap/>
            <w:vAlign w:val="center"/>
          </w:tcPr>
          <w:p w14:paraId="17CB245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4A6E5150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43CE066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Mean (±SE)</w:t>
            </w:r>
          </w:p>
        </w:tc>
        <w:tc>
          <w:tcPr>
            <w:tcW w:w="1042" w:type="dxa"/>
            <w:noWrap/>
            <w:vAlign w:val="center"/>
          </w:tcPr>
          <w:p w14:paraId="51D7D93C" w14:textId="5FEE80AE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-4.8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(±0.51)</w:t>
            </w:r>
          </w:p>
        </w:tc>
        <w:tc>
          <w:tcPr>
            <w:tcW w:w="1041" w:type="dxa"/>
            <w:noWrap/>
            <w:vAlign w:val="center"/>
          </w:tcPr>
          <w:p w14:paraId="60B5A165" w14:textId="2A117022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-5.4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(±0.68)</w:t>
            </w:r>
          </w:p>
        </w:tc>
        <w:tc>
          <w:tcPr>
            <w:tcW w:w="1041" w:type="dxa"/>
            <w:noWrap/>
            <w:vAlign w:val="center"/>
          </w:tcPr>
          <w:p w14:paraId="32FD8E49" w14:textId="3ECF603B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-5.1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(±0.81)</w:t>
            </w:r>
          </w:p>
        </w:tc>
        <w:tc>
          <w:tcPr>
            <w:tcW w:w="1041" w:type="dxa"/>
            <w:vAlign w:val="center"/>
          </w:tcPr>
          <w:p w14:paraId="44486441" w14:textId="2470AF0A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-4.3 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(±0.55)</w:t>
            </w:r>
          </w:p>
        </w:tc>
        <w:tc>
          <w:tcPr>
            <w:tcW w:w="1041" w:type="dxa"/>
            <w:vAlign w:val="center"/>
          </w:tcPr>
          <w:p w14:paraId="283AF45F" w14:textId="1F3C5566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-3.6 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(±0.74)</w:t>
            </w:r>
          </w:p>
        </w:tc>
        <w:tc>
          <w:tcPr>
            <w:tcW w:w="1041" w:type="dxa"/>
            <w:noWrap/>
            <w:vAlign w:val="center"/>
          </w:tcPr>
          <w:p w14:paraId="78BDA36B" w14:textId="19B0A69D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(±1.01)</w:t>
            </w:r>
          </w:p>
        </w:tc>
        <w:tc>
          <w:tcPr>
            <w:tcW w:w="1041" w:type="dxa"/>
            <w:noWrap/>
            <w:vAlign w:val="center"/>
          </w:tcPr>
          <w:p w14:paraId="1E3347F1" w14:textId="5D6C4E61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-4.5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(±0.81)</w:t>
            </w:r>
          </w:p>
        </w:tc>
        <w:tc>
          <w:tcPr>
            <w:tcW w:w="1041" w:type="dxa"/>
            <w:noWrap/>
            <w:vAlign w:val="center"/>
          </w:tcPr>
          <w:p w14:paraId="305BBCFF" w14:textId="07FD72CD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-2.2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(±0.54)</w:t>
            </w:r>
          </w:p>
        </w:tc>
      </w:tr>
      <w:tr w:rsidR="00D2359A" w14:paraId="7892A49C" w14:textId="77777777" w:rsidTr="00661A12">
        <w:trPr>
          <w:trHeight w:val="290"/>
        </w:trPr>
        <w:tc>
          <w:tcPr>
            <w:tcW w:w="2073" w:type="dxa"/>
            <w:gridSpan w:val="2"/>
            <w:noWrap/>
            <w:vAlign w:val="center"/>
            <w:hideMark/>
          </w:tcPr>
          <w:p w14:paraId="0532394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Brain mass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coeff</w:t>
            </w:r>
            <w:proofErr w:type="spellEnd"/>
          </w:p>
        </w:tc>
        <w:tc>
          <w:tcPr>
            <w:tcW w:w="1041" w:type="dxa"/>
            <w:noWrap/>
            <w:vAlign w:val="center"/>
            <w:hideMark/>
          </w:tcPr>
          <w:p w14:paraId="72CB98F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07B7ABC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2C458A65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02DB18C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2A51C30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1DB41414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20730BA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05DE6689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2CC1F58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Mean (±SE)</w:t>
            </w:r>
          </w:p>
        </w:tc>
        <w:tc>
          <w:tcPr>
            <w:tcW w:w="1042" w:type="dxa"/>
            <w:noWrap/>
            <w:vAlign w:val="center"/>
          </w:tcPr>
          <w:p w14:paraId="27F5E5E2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0.55 (±0.14)</w:t>
            </w:r>
          </w:p>
        </w:tc>
        <w:tc>
          <w:tcPr>
            <w:tcW w:w="1041" w:type="dxa"/>
            <w:noWrap/>
            <w:vAlign w:val="center"/>
          </w:tcPr>
          <w:p w14:paraId="1F80E9C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0.37 (±0.16)</w:t>
            </w:r>
          </w:p>
        </w:tc>
        <w:tc>
          <w:tcPr>
            <w:tcW w:w="1041" w:type="dxa"/>
            <w:noWrap/>
            <w:vAlign w:val="center"/>
          </w:tcPr>
          <w:p w14:paraId="2F94D5C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0.41 (±0.19)</w:t>
            </w:r>
          </w:p>
        </w:tc>
        <w:tc>
          <w:tcPr>
            <w:tcW w:w="1041" w:type="dxa"/>
            <w:vAlign w:val="center"/>
          </w:tcPr>
          <w:p w14:paraId="7BDAEBE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1.35 (±0.14)</w:t>
            </w:r>
          </w:p>
        </w:tc>
        <w:tc>
          <w:tcPr>
            <w:tcW w:w="1041" w:type="dxa"/>
            <w:vAlign w:val="center"/>
          </w:tcPr>
          <w:p w14:paraId="1898828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0.69 (±0.17)</w:t>
            </w:r>
          </w:p>
        </w:tc>
        <w:tc>
          <w:tcPr>
            <w:tcW w:w="1041" w:type="dxa"/>
            <w:noWrap/>
            <w:vAlign w:val="center"/>
          </w:tcPr>
          <w:p w14:paraId="2DD4B39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0.45 (±0.20)</w:t>
            </w:r>
          </w:p>
        </w:tc>
        <w:tc>
          <w:tcPr>
            <w:tcW w:w="1041" w:type="dxa"/>
            <w:noWrap/>
            <w:vAlign w:val="center"/>
          </w:tcPr>
          <w:p w14:paraId="53FA57F5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0.49 (±0.17)</w:t>
            </w:r>
          </w:p>
        </w:tc>
        <w:tc>
          <w:tcPr>
            <w:tcW w:w="1041" w:type="dxa"/>
            <w:noWrap/>
            <w:vAlign w:val="center"/>
          </w:tcPr>
          <w:p w14:paraId="460D435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1.43 (±0.14)</w:t>
            </w:r>
          </w:p>
        </w:tc>
      </w:tr>
      <w:tr w:rsidR="00D2359A" w14:paraId="3AD9EF31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4010532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 Ratio</w:t>
            </w:r>
          </w:p>
        </w:tc>
        <w:tc>
          <w:tcPr>
            <w:tcW w:w="1042" w:type="dxa"/>
            <w:noWrap/>
            <w:vAlign w:val="center"/>
          </w:tcPr>
          <w:p w14:paraId="4D52367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3.83</w:t>
            </w:r>
          </w:p>
        </w:tc>
        <w:tc>
          <w:tcPr>
            <w:tcW w:w="1041" w:type="dxa"/>
            <w:noWrap/>
            <w:vAlign w:val="center"/>
          </w:tcPr>
          <w:p w14:paraId="66012BE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2.34</w:t>
            </w:r>
          </w:p>
        </w:tc>
        <w:tc>
          <w:tcPr>
            <w:tcW w:w="1041" w:type="dxa"/>
            <w:noWrap/>
            <w:vAlign w:val="center"/>
          </w:tcPr>
          <w:p w14:paraId="55FE3C9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2.12</w:t>
            </w:r>
          </w:p>
        </w:tc>
        <w:tc>
          <w:tcPr>
            <w:tcW w:w="1041" w:type="dxa"/>
            <w:vAlign w:val="center"/>
          </w:tcPr>
          <w:p w14:paraId="156780D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9.41</w:t>
            </w:r>
          </w:p>
        </w:tc>
        <w:tc>
          <w:tcPr>
            <w:tcW w:w="1041" w:type="dxa"/>
            <w:vAlign w:val="center"/>
          </w:tcPr>
          <w:p w14:paraId="3EC687F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4.12</w:t>
            </w:r>
          </w:p>
        </w:tc>
        <w:tc>
          <w:tcPr>
            <w:tcW w:w="1041" w:type="dxa"/>
            <w:noWrap/>
            <w:vAlign w:val="center"/>
          </w:tcPr>
          <w:p w14:paraId="615B73C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2.22</w:t>
            </w:r>
          </w:p>
        </w:tc>
        <w:tc>
          <w:tcPr>
            <w:tcW w:w="1041" w:type="dxa"/>
            <w:noWrap/>
            <w:vAlign w:val="center"/>
          </w:tcPr>
          <w:p w14:paraId="0C75CA6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2.85</w:t>
            </w:r>
          </w:p>
        </w:tc>
        <w:tc>
          <w:tcPr>
            <w:tcW w:w="1041" w:type="dxa"/>
            <w:noWrap/>
            <w:vAlign w:val="center"/>
          </w:tcPr>
          <w:p w14:paraId="1DE37A5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9.93</w:t>
            </w:r>
          </w:p>
        </w:tc>
      </w:tr>
      <w:tr w:rsidR="00D2359A" w14:paraId="74429919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55BA077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</w:t>
            </w:r>
          </w:p>
        </w:tc>
        <w:tc>
          <w:tcPr>
            <w:tcW w:w="1042" w:type="dxa"/>
            <w:noWrap/>
            <w:vAlign w:val="center"/>
          </w:tcPr>
          <w:p w14:paraId="5CBE145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0.0006</w:t>
            </w:r>
          </w:p>
        </w:tc>
        <w:tc>
          <w:tcPr>
            <w:tcW w:w="1041" w:type="dxa"/>
            <w:noWrap/>
            <w:vAlign w:val="center"/>
          </w:tcPr>
          <w:p w14:paraId="031EFD7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1041" w:type="dxa"/>
            <w:noWrap/>
            <w:vAlign w:val="center"/>
          </w:tcPr>
          <w:p w14:paraId="56EF5A82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041" w:type="dxa"/>
            <w:vAlign w:val="center"/>
          </w:tcPr>
          <w:p w14:paraId="37700C9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  <w:tc>
          <w:tcPr>
            <w:tcW w:w="1041" w:type="dxa"/>
            <w:vAlign w:val="center"/>
          </w:tcPr>
          <w:p w14:paraId="60A0B64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0.0003</w:t>
            </w:r>
          </w:p>
        </w:tc>
        <w:tc>
          <w:tcPr>
            <w:tcW w:w="1041" w:type="dxa"/>
            <w:noWrap/>
            <w:vAlign w:val="center"/>
          </w:tcPr>
          <w:p w14:paraId="107DBA6E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0.04</w:t>
            </w:r>
          </w:p>
        </w:tc>
        <w:tc>
          <w:tcPr>
            <w:tcW w:w="1041" w:type="dxa"/>
            <w:noWrap/>
            <w:vAlign w:val="center"/>
          </w:tcPr>
          <w:p w14:paraId="4265D25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41" w:type="dxa"/>
            <w:noWrap/>
            <w:vAlign w:val="center"/>
          </w:tcPr>
          <w:p w14:paraId="57445A2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0.0002</w:t>
            </w:r>
          </w:p>
        </w:tc>
      </w:tr>
      <w:tr w:rsidR="00D2359A" w14:paraId="7B0DBC15" w14:textId="77777777" w:rsidTr="00661A12">
        <w:trPr>
          <w:trHeight w:val="290"/>
        </w:trPr>
        <w:tc>
          <w:tcPr>
            <w:tcW w:w="2073" w:type="dxa"/>
            <w:gridSpan w:val="2"/>
            <w:noWrap/>
            <w:vAlign w:val="center"/>
            <w:hideMark/>
          </w:tcPr>
          <w:p w14:paraId="39F8509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Body mass </w:t>
            </w:r>
            <w:proofErr w:type="spellStart"/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coeff</w:t>
            </w:r>
            <w:proofErr w:type="spellEnd"/>
          </w:p>
        </w:tc>
        <w:tc>
          <w:tcPr>
            <w:tcW w:w="1041" w:type="dxa"/>
            <w:noWrap/>
            <w:vAlign w:val="center"/>
            <w:hideMark/>
          </w:tcPr>
          <w:p w14:paraId="06396CAF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640B1A4A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18FC62E0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2569E49F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6A7478E8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114F519F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2AFB0579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47F76996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58F57C9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Mean (±SE)</w:t>
            </w:r>
          </w:p>
        </w:tc>
        <w:tc>
          <w:tcPr>
            <w:tcW w:w="1042" w:type="dxa"/>
            <w:noWrap/>
            <w:vAlign w:val="center"/>
          </w:tcPr>
          <w:p w14:paraId="5CBAB780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0.24 (±0.12)</w:t>
            </w:r>
          </w:p>
        </w:tc>
        <w:tc>
          <w:tcPr>
            <w:tcW w:w="1041" w:type="dxa"/>
            <w:noWrap/>
            <w:vAlign w:val="center"/>
          </w:tcPr>
          <w:p w14:paraId="021E9E3E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0.36 (±0.14)</w:t>
            </w:r>
          </w:p>
        </w:tc>
        <w:tc>
          <w:tcPr>
            <w:tcW w:w="1041" w:type="dxa"/>
            <w:noWrap/>
            <w:vAlign w:val="center"/>
          </w:tcPr>
          <w:p w14:paraId="6BA963D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0.37 (±0.17)</w:t>
            </w:r>
          </w:p>
        </w:tc>
        <w:tc>
          <w:tcPr>
            <w:tcW w:w="1041" w:type="dxa"/>
            <w:vAlign w:val="center"/>
          </w:tcPr>
          <w:p w14:paraId="5C6865EE" w14:textId="26BEDB15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-0.06 (±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1041" w:type="dxa"/>
            <w:vAlign w:val="center"/>
          </w:tcPr>
          <w:p w14:paraId="2C1B542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0.16 (±0.13)</w:t>
            </w:r>
          </w:p>
        </w:tc>
        <w:tc>
          <w:tcPr>
            <w:tcW w:w="1041" w:type="dxa"/>
            <w:noWrap/>
            <w:vAlign w:val="center"/>
          </w:tcPr>
          <w:p w14:paraId="2F78E75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0.30 (±0.17)</w:t>
            </w:r>
          </w:p>
        </w:tc>
        <w:tc>
          <w:tcPr>
            <w:tcW w:w="1041" w:type="dxa"/>
            <w:noWrap/>
            <w:vAlign w:val="center"/>
          </w:tcPr>
          <w:p w14:paraId="4C50AA4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0.34 (±0.14)</w:t>
            </w:r>
          </w:p>
        </w:tc>
        <w:tc>
          <w:tcPr>
            <w:tcW w:w="1041" w:type="dxa"/>
            <w:noWrap/>
            <w:vAlign w:val="center"/>
          </w:tcPr>
          <w:p w14:paraId="4DA181A5" w14:textId="1A5C60FF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-0.10 (±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0.1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)</w:t>
            </w:r>
          </w:p>
        </w:tc>
      </w:tr>
      <w:tr w:rsidR="00D2359A" w14:paraId="4E55519B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799A86B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t Ratio</w:t>
            </w:r>
          </w:p>
        </w:tc>
        <w:tc>
          <w:tcPr>
            <w:tcW w:w="1042" w:type="dxa"/>
            <w:noWrap/>
            <w:vAlign w:val="center"/>
          </w:tcPr>
          <w:p w14:paraId="38300C6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2.03</w:t>
            </w:r>
          </w:p>
        </w:tc>
        <w:tc>
          <w:tcPr>
            <w:tcW w:w="1041" w:type="dxa"/>
            <w:noWrap/>
            <w:vAlign w:val="center"/>
          </w:tcPr>
          <w:p w14:paraId="26589C1E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2.62</w:t>
            </w:r>
          </w:p>
        </w:tc>
        <w:tc>
          <w:tcPr>
            <w:tcW w:w="1041" w:type="dxa"/>
            <w:noWrap/>
            <w:vAlign w:val="center"/>
          </w:tcPr>
          <w:p w14:paraId="3069F66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2.14</w:t>
            </w:r>
          </w:p>
        </w:tc>
        <w:tc>
          <w:tcPr>
            <w:tcW w:w="1041" w:type="dxa"/>
            <w:vAlign w:val="center"/>
          </w:tcPr>
          <w:p w14:paraId="6C1F910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-0.71</w:t>
            </w:r>
          </w:p>
        </w:tc>
        <w:tc>
          <w:tcPr>
            <w:tcW w:w="1041" w:type="dxa"/>
            <w:vAlign w:val="center"/>
          </w:tcPr>
          <w:p w14:paraId="120BCD2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1041" w:type="dxa"/>
            <w:noWrap/>
            <w:vAlign w:val="center"/>
          </w:tcPr>
          <w:p w14:paraId="69CA24B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1041" w:type="dxa"/>
            <w:noWrap/>
            <w:vAlign w:val="center"/>
          </w:tcPr>
          <w:p w14:paraId="0AEF484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2.52</w:t>
            </w:r>
          </w:p>
        </w:tc>
        <w:tc>
          <w:tcPr>
            <w:tcW w:w="1041" w:type="dxa"/>
            <w:noWrap/>
            <w:vAlign w:val="center"/>
          </w:tcPr>
          <w:p w14:paraId="18B40CA2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-1.15</w:t>
            </w:r>
          </w:p>
        </w:tc>
      </w:tr>
      <w:tr w:rsidR="00D2359A" w14:paraId="26D287E8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3A288E5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772A39">
              <w:rPr>
                <w:rFonts w:ascii="Times New Roman" w:eastAsia="Times New Roman" w:hAnsi="Times New Roman" w:cs="Times New Roman"/>
                <w:i/>
                <w:color w:val="000000"/>
                <w:sz w:val="16"/>
                <w:szCs w:val="16"/>
              </w:rPr>
              <w:t>p</w:t>
            </w:r>
          </w:p>
        </w:tc>
        <w:tc>
          <w:tcPr>
            <w:tcW w:w="1042" w:type="dxa"/>
            <w:noWrap/>
            <w:vAlign w:val="center"/>
          </w:tcPr>
          <w:p w14:paraId="40E949B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0.05</w:t>
            </w:r>
          </w:p>
        </w:tc>
        <w:tc>
          <w:tcPr>
            <w:tcW w:w="1041" w:type="dxa"/>
            <w:noWrap/>
            <w:vAlign w:val="center"/>
          </w:tcPr>
          <w:p w14:paraId="50BDCE7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1041" w:type="dxa"/>
            <w:noWrap/>
            <w:vAlign w:val="center"/>
          </w:tcPr>
          <w:p w14:paraId="1CA6950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0.09</w:t>
            </w:r>
          </w:p>
        </w:tc>
        <w:tc>
          <w:tcPr>
            <w:tcW w:w="1041" w:type="dxa"/>
            <w:vAlign w:val="center"/>
          </w:tcPr>
          <w:p w14:paraId="3DB019A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0.51</w:t>
            </w:r>
          </w:p>
        </w:tc>
        <w:tc>
          <w:tcPr>
            <w:tcW w:w="1041" w:type="dxa"/>
            <w:vAlign w:val="center"/>
          </w:tcPr>
          <w:p w14:paraId="27D56CB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1041" w:type="dxa"/>
            <w:noWrap/>
            <w:vAlign w:val="center"/>
          </w:tcPr>
          <w:p w14:paraId="41B8A02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0.10</w:t>
            </w:r>
          </w:p>
        </w:tc>
        <w:tc>
          <w:tcPr>
            <w:tcW w:w="1041" w:type="dxa"/>
            <w:noWrap/>
            <w:vAlign w:val="center"/>
          </w:tcPr>
          <w:p w14:paraId="62E461F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1041" w:type="dxa"/>
            <w:noWrap/>
            <w:vAlign w:val="center"/>
          </w:tcPr>
          <w:p w14:paraId="6E9009BD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>0.3</w:t>
            </w:r>
          </w:p>
        </w:tc>
      </w:tr>
      <w:tr w:rsidR="00D2359A" w14:paraId="1F5EDE3B" w14:textId="77777777" w:rsidTr="00661A12">
        <w:trPr>
          <w:trHeight w:val="290"/>
        </w:trPr>
        <w:tc>
          <w:tcPr>
            <w:tcW w:w="2073" w:type="dxa"/>
            <w:gridSpan w:val="2"/>
            <w:noWrap/>
            <w:vAlign w:val="center"/>
            <w:hideMark/>
          </w:tcPr>
          <w:p w14:paraId="75B486A6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Overall stats</w:t>
            </w:r>
          </w:p>
        </w:tc>
        <w:tc>
          <w:tcPr>
            <w:tcW w:w="1041" w:type="dxa"/>
            <w:noWrap/>
            <w:vAlign w:val="center"/>
            <w:hideMark/>
          </w:tcPr>
          <w:p w14:paraId="299E976D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4423F3A9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324763AD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77C7B00C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42B9B226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68F423F5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41" w:type="dxa"/>
            <w:noWrap/>
            <w:vAlign w:val="center"/>
            <w:hideMark/>
          </w:tcPr>
          <w:p w14:paraId="79146B22" w14:textId="77777777" w:rsidR="00661A12" w:rsidRPr="003F653B" w:rsidRDefault="00661A12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D2359A" w14:paraId="3B07A6A2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1580400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1042" w:type="dxa"/>
            <w:noWrap/>
            <w:vAlign w:val="center"/>
          </w:tcPr>
          <w:p w14:paraId="7425D23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0.54 (ML)</w:t>
            </w:r>
          </w:p>
        </w:tc>
        <w:tc>
          <w:tcPr>
            <w:tcW w:w="1041" w:type="dxa"/>
            <w:noWrap/>
            <w:vAlign w:val="center"/>
          </w:tcPr>
          <w:p w14:paraId="69FD86B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noWrap/>
            <w:vAlign w:val="center"/>
          </w:tcPr>
          <w:p w14:paraId="3E26812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vAlign w:val="center"/>
          </w:tcPr>
          <w:p w14:paraId="6636CC5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vAlign w:val="center"/>
          </w:tcPr>
          <w:p w14:paraId="5F498DB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0.57 (ML)</w:t>
            </w:r>
          </w:p>
        </w:tc>
        <w:tc>
          <w:tcPr>
            <w:tcW w:w="1041" w:type="dxa"/>
            <w:noWrap/>
            <w:vAlign w:val="center"/>
          </w:tcPr>
          <w:p w14:paraId="23CE0E6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noWrap/>
            <w:vAlign w:val="center"/>
          </w:tcPr>
          <w:p w14:paraId="330B615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1" w:type="dxa"/>
            <w:noWrap/>
            <w:vAlign w:val="center"/>
          </w:tcPr>
          <w:p w14:paraId="56A2B507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</w:tr>
      <w:tr w:rsidR="00D2359A" w14:paraId="4223E52D" w14:textId="77777777" w:rsidTr="00661A12">
        <w:trPr>
          <w:trHeight w:val="290"/>
        </w:trPr>
        <w:tc>
          <w:tcPr>
            <w:tcW w:w="1031" w:type="dxa"/>
            <w:noWrap/>
            <w:vAlign w:val="center"/>
            <w:hideMark/>
          </w:tcPr>
          <w:p w14:paraId="2F906D9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adjusted r</w:t>
            </w: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042" w:type="dxa"/>
            <w:noWrap/>
            <w:vAlign w:val="center"/>
          </w:tcPr>
          <w:p w14:paraId="52C82FE9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0.89</w:t>
            </w:r>
          </w:p>
        </w:tc>
        <w:tc>
          <w:tcPr>
            <w:tcW w:w="1041" w:type="dxa"/>
            <w:noWrap/>
            <w:vAlign w:val="center"/>
          </w:tcPr>
          <w:p w14:paraId="64E2EE7C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1041" w:type="dxa"/>
            <w:noWrap/>
            <w:vAlign w:val="center"/>
          </w:tcPr>
          <w:p w14:paraId="70E3FA03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0.97</w:t>
            </w:r>
          </w:p>
        </w:tc>
        <w:tc>
          <w:tcPr>
            <w:tcW w:w="1041" w:type="dxa"/>
            <w:vAlign w:val="center"/>
          </w:tcPr>
          <w:p w14:paraId="74FB45AA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0.93</w:t>
            </w:r>
          </w:p>
        </w:tc>
        <w:tc>
          <w:tcPr>
            <w:tcW w:w="1041" w:type="dxa"/>
            <w:vAlign w:val="center"/>
          </w:tcPr>
          <w:p w14:paraId="66AC7F45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0.90</w:t>
            </w:r>
          </w:p>
        </w:tc>
        <w:tc>
          <w:tcPr>
            <w:tcW w:w="1041" w:type="dxa"/>
            <w:noWrap/>
            <w:vAlign w:val="center"/>
          </w:tcPr>
          <w:p w14:paraId="029B654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0.88</w:t>
            </w:r>
          </w:p>
        </w:tc>
        <w:tc>
          <w:tcPr>
            <w:tcW w:w="1041" w:type="dxa"/>
            <w:noWrap/>
            <w:vAlign w:val="center"/>
          </w:tcPr>
          <w:p w14:paraId="1E899EF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0.98</w:t>
            </w:r>
          </w:p>
        </w:tc>
        <w:tc>
          <w:tcPr>
            <w:tcW w:w="1041" w:type="dxa"/>
            <w:noWrap/>
            <w:vAlign w:val="center"/>
          </w:tcPr>
          <w:p w14:paraId="20A3ACAB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0.93</w:t>
            </w:r>
          </w:p>
        </w:tc>
      </w:tr>
      <w:tr w:rsidR="00D2359A" w14:paraId="7053E42C" w14:textId="77777777" w:rsidTr="00661A12">
        <w:trPr>
          <w:trHeight w:val="290"/>
        </w:trPr>
        <w:tc>
          <w:tcPr>
            <w:tcW w:w="103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61BCD0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F ratio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noWrap/>
            <w:vAlign w:val="center"/>
          </w:tcPr>
          <w:p w14:paraId="2394A18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138.9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18050C10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70.1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14AC83C1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94.81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3947309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45.77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vAlign w:val="center"/>
          </w:tcPr>
          <w:p w14:paraId="7B201AD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143.7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19B3CD2F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68.13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21D33468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136.5</w:t>
            </w:r>
          </w:p>
        </w:tc>
        <w:tc>
          <w:tcPr>
            <w:tcW w:w="1041" w:type="dxa"/>
            <w:tcBorders>
              <w:bottom w:val="single" w:sz="4" w:space="0" w:color="auto"/>
            </w:tcBorders>
            <w:noWrap/>
            <w:vAlign w:val="center"/>
          </w:tcPr>
          <w:p w14:paraId="3E8E3354" w14:textId="77777777" w:rsidR="00661A12" w:rsidRPr="003F653B" w:rsidRDefault="007609B5" w:rsidP="00661A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3F653B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50.91</w:t>
            </w:r>
          </w:p>
        </w:tc>
      </w:tr>
    </w:tbl>
    <w:p w14:paraId="12A3C58F" w14:textId="77777777" w:rsidR="00661A12" w:rsidRDefault="00661A12" w:rsidP="00661A12">
      <w:pPr>
        <w:rPr>
          <w:rFonts w:ascii="Times New Roman" w:hAnsi="Times New Roman" w:cs="Times New Roman"/>
          <w:b/>
          <w:sz w:val="20"/>
          <w:szCs w:val="20"/>
        </w:rPr>
      </w:pPr>
    </w:p>
    <w:p w14:paraId="5D6550D6" w14:textId="790E88DA" w:rsidR="00661A12" w:rsidRPr="003F653B" w:rsidRDefault="007609B5" w:rsidP="00901D2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F653B">
        <w:rPr>
          <w:rFonts w:ascii="Times New Roman" w:hAnsi="Times New Roman" w:cs="Times New Roman"/>
          <w:b/>
          <w:sz w:val="20"/>
          <w:szCs w:val="20"/>
        </w:rPr>
        <w:t>Table S2.</w:t>
      </w:r>
      <w:r w:rsidRPr="003F653B">
        <w:rPr>
          <w:rFonts w:ascii="Times New Roman" w:hAnsi="Times New Roman" w:cs="Times New Roman"/>
          <w:sz w:val="20"/>
          <w:szCs w:val="20"/>
        </w:rPr>
        <w:t xml:space="preserve"> PGLS multiple regression of body mass and brain-part mass on vertebral artery flow rate (dependent).</w:t>
      </w:r>
      <w:r w:rsidR="00901D21">
        <w:rPr>
          <w:rFonts w:ascii="Times New Roman" w:hAnsi="Times New Roman" w:cs="Times New Roman"/>
          <w:sz w:val="20"/>
          <w:szCs w:val="20"/>
        </w:rPr>
        <w:t xml:space="preserve"> This table’s results are to be compared with those in table 4 of Boyer and Harrington (2018).</w:t>
      </w:r>
    </w:p>
    <w:p w14:paraId="6428E172" w14:textId="65ED8CE1" w:rsidR="00793DA4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654291EA" w14:textId="45E4B9B7" w:rsidR="00661A12" w:rsidRDefault="00661A12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72B5770C" w14:textId="77777777" w:rsidR="00661A12" w:rsidRPr="003D7697" w:rsidRDefault="00661A12" w:rsidP="00793DA4">
      <w:pPr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8010" w:type="dxa"/>
        <w:tblLayout w:type="fixed"/>
        <w:tblLook w:val="04A0" w:firstRow="1" w:lastRow="0" w:firstColumn="1" w:lastColumn="0" w:noHBand="0" w:noVBand="1"/>
      </w:tblPr>
      <w:tblGrid>
        <w:gridCol w:w="2335"/>
        <w:gridCol w:w="1375"/>
        <w:gridCol w:w="1376"/>
        <w:gridCol w:w="1376"/>
        <w:gridCol w:w="1548"/>
      </w:tblGrid>
      <w:tr w:rsidR="00D2359A" w14:paraId="0B0BA6F5" w14:textId="77777777" w:rsidTr="00294813">
        <w:trPr>
          <w:trHeight w:val="290"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55754EA" w14:textId="7237C172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137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2616DA7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BGU (</w:t>
            </w:r>
            <w:proofErr w:type="spellStart"/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umol</w:t>
            </w:r>
            <w:proofErr w:type="spellEnd"/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/min)</w:t>
            </w:r>
          </w:p>
        </w:tc>
        <w:tc>
          <w:tcPr>
            <w:tcW w:w="1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EB84E93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QTOT (mL/s)</w:t>
            </w:r>
          </w:p>
        </w:tc>
        <w:tc>
          <w:tcPr>
            <w:tcW w:w="1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FAB2C0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ECV (cc)</w:t>
            </w:r>
          </w:p>
        </w:tc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4C3EA99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Whole brain neuron count</w:t>
            </w:r>
          </w:p>
        </w:tc>
      </w:tr>
      <w:tr w:rsidR="00D2359A" w14:paraId="5F742CE4" w14:textId="77777777" w:rsidTr="00294813">
        <w:trPr>
          <w:trHeight w:val="290"/>
        </w:trPr>
        <w:tc>
          <w:tcPr>
            <w:tcW w:w="233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910C165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Homo sapiens</w:t>
            </w:r>
          </w:p>
        </w:tc>
        <w:tc>
          <w:tcPr>
            <w:tcW w:w="137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2D828F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428.55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9A86D6F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13.19</w:t>
            </w:r>
          </w:p>
        </w:tc>
        <w:tc>
          <w:tcPr>
            <w:tcW w:w="13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D7B362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1422.33</w:t>
            </w:r>
          </w:p>
        </w:tc>
        <w:tc>
          <w:tcPr>
            <w:tcW w:w="154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AD8850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8.61E+10</w:t>
            </w:r>
          </w:p>
        </w:tc>
      </w:tr>
      <w:tr w:rsidR="00D2359A" w14:paraId="4595B665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06EB0E75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Macaca fascicularis</w:t>
            </w:r>
          </w:p>
        </w:tc>
        <w:tc>
          <w:tcPr>
            <w:tcW w:w="1375" w:type="dxa"/>
            <w:noWrap/>
            <w:vAlign w:val="bottom"/>
            <w:hideMark/>
          </w:tcPr>
          <w:p w14:paraId="02965A00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35.98</w:t>
            </w:r>
          </w:p>
        </w:tc>
        <w:tc>
          <w:tcPr>
            <w:tcW w:w="1376" w:type="dxa"/>
            <w:noWrap/>
            <w:vAlign w:val="bottom"/>
            <w:hideMark/>
          </w:tcPr>
          <w:p w14:paraId="5D076E04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76" w:type="dxa"/>
            <w:noWrap/>
            <w:vAlign w:val="bottom"/>
            <w:hideMark/>
          </w:tcPr>
          <w:p w14:paraId="01147C4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87.3</w:t>
            </w:r>
          </w:p>
        </w:tc>
        <w:tc>
          <w:tcPr>
            <w:tcW w:w="1548" w:type="dxa"/>
            <w:noWrap/>
            <w:vAlign w:val="bottom"/>
            <w:hideMark/>
          </w:tcPr>
          <w:p w14:paraId="09EF8A3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6.38E+09</w:t>
            </w:r>
          </w:p>
        </w:tc>
      </w:tr>
      <w:tr w:rsidR="00D2359A" w14:paraId="0267714B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1B832D4D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 musculus</w:t>
            </w:r>
          </w:p>
        </w:tc>
        <w:tc>
          <w:tcPr>
            <w:tcW w:w="1375" w:type="dxa"/>
            <w:noWrap/>
            <w:vAlign w:val="bottom"/>
            <w:hideMark/>
          </w:tcPr>
          <w:p w14:paraId="126DB4A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376" w:type="dxa"/>
            <w:noWrap/>
            <w:vAlign w:val="bottom"/>
            <w:hideMark/>
          </w:tcPr>
          <w:p w14:paraId="15B7F75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1376" w:type="dxa"/>
            <w:noWrap/>
            <w:vAlign w:val="bottom"/>
            <w:hideMark/>
          </w:tcPr>
          <w:p w14:paraId="4D98461B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0.402</w:t>
            </w:r>
          </w:p>
        </w:tc>
        <w:tc>
          <w:tcPr>
            <w:tcW w:w="1548" w:type="dxa"/>
            <w:noWrap/>
            <w:vAlign w:val="bottom"/>
            <w:hideMark/>
          </w:tcPr>
          <w:p w14:paraId="65C6458F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6.79E+07</w:t>
            </w:r>
          </w:p>
        </w:tc>
      </w:tr>
      <w:tr w:rsidR="00D2359A" w14:paraId="2509549A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557204C4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Oryctolagus cuniculus</w:t>
            </w:r>
          </w:p>
        </w:tc>
        <w:tc>
          <w:tcPr>
            <w:tcW w:w="1375" w:type="dxa"/>
            <w:noWrap/>
            <w:vAlign w:val="bottom"/>
            <w:hideMark/>
          </w:tcPr>
          <w:p w14:paraId="122DA7BA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7.93</w:t>
            </w:r>
          </w:p>
        </w:tc>
        <w:tc>
          <w:tcPr>
            <w:tcW w:w="1376" w:type="dxa"/>
            <w:noWrap/>
            <w:vAlign w:val="bottom"/>
            <w:hideMark/>
          </w:tcPr>
          <w:p w14:paraId="7C8850DA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376" w:type="dxa"/>
            <w:noWrap/>
            <w:vAlign w:val="bottom"/>
            <w:hideMark/>
          </w:tcPr>
          <w:p w14:paraId="1492A393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9.132</w:t>
            </w:r>
          </w:p>
        </w:tc>
        <w:tc>
          <w:tcPr>
            <w:tcW w:w="1548" w:type="dxa"/>
            <w:noWrap/>
            <w:vAlign w:val="bottom"/>
            <w:hideMark/>
          </w:tcPr>
          <w:p w14:paraId="5899F2ED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4.94E+08</w:t>
            </w:r>
          </w:p>
        </w:tc>
      </w:tr>
      <w:tr w:rsidR="00D2359A" w14:paraId="296FF33C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71FF5E00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Rattus norvegicus</w:t>
            </w:r>
          </w:p>
        </w:tc>
        <w:tc>
          <w:tcPr>
            <w:tcW w:w="1375" w:type="dxa"/>
            <w:noWrap/>
            <w:vAlign w:val="bottom"/>
            <w:hideMark/>
          </w:tcPr>
          <w:p w14:paraId="6CC61FD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</w:t>
            </w:r>
          </w:p>
        </w:tc>
        <w:tc>
          <w:tcPr>
            <w:tcW w:w="1376" w:type="dxa"/>
            <w:noWrap/>
            <w:vAlign w:val="bottom"/>
            <w:hideMark/>
          </w:tcPr>
          <w:p w14:paraId="07C015B5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0.046</w:t>
            </w:r>
          </w:p>
        </w:tc>
        <w:tc>
          <w:tcPr>
            <w:tcW w:w="1376" w:type="dxa"/>
            <w:noWrap/>
            <w:vAlign w:val="bottom"/>
            <w:hideMark/>
          </w:tcPr>
          <w:p w14:paraId="6F0D86CF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1.724</w:t>
            </w:r>
          </w:p>
        </w:tc>
        <w:tc>
          <w:tcPr>
            <w:tcW w:w="1548" w:type="dxa"/>
            <w:noWrap/>
            <w:vAlign w:val="bottom"/>
            <w:hideMark/>
          </w:tcPr>
          <w:p w14:paraId="74F9AD08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1.89E+08</w:t>
            </w:r>
          </w:p>
        </w:tc>
      </w:tr>
      <w:tr w:rsidR="00D2359A" w14:paraId="05A4069C" w14:textId="77777777" w:rsidTr="00294813">
        <w:trPr>
          <w:trHeight w:val="290"/>
        </w:trPr>
        <w:tc>
          <w:tcPr>
            <w:tcW w:w="2335" w:type="dxa"/>
            <w:noWrap/>
            <w:vAlign w:val="bottom"/>
            <w:hideMark/>
          </w:tcPr>
          <w:p w14:paraId="46D30ADB" w14:textId="77777777" w:rsidR="00793DA4" w:rsidRPr="003D7697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Sciurus carolinensis</w:t>
            </w:r>
          </w:p>
        </w:tc>
        <w:tc>
          <w:tcPr>
            <w:tcW w:w="1375" w:type="dxa"/>
            <w:noWrap/>
            <w:vAlign w:val="bottom"/>
            <w:hideMark/>
          </w:tcPr>
          <w:p w14:paraId="29544708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3.88</w:t>
            </w:r>
          </w:p>
        </w:tc>
        <w:tc>
          <w:tcPr>
            <w:tcW w:w="1376" w:type="dxa"/>
            <w:noWrap/>
            <w:vAlign w:val="bottom"/>
            <w:hideMark/>
          </w:tcPr>
          <w:p w14:paraId="2135BEB9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76" w:type="dxa"/>
            <w:noWrap/>
            <w:vAlign w:val="bottom"/>
            <w:hideMark/>
          </w:tcPr>
          <w:p w14:paraId="25E2774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5.548</w:t>
            </w:r>
          </w:p>
        </w:tc>
        <w:tc>
          <w:tcPr>
            <w:tcW w:w="1548" w:type="dxa"/>
            <w:noWrap/>
            <w:vAlign w:val="bottom"/>
            <w:hideMark/>
          </w:tcPr>
          <w:p w14:paraId="7C05CD5B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4.54E+08</w:t>
            </w:r>
          </w:p>
        </w:tc>
      </w:tr>
      <w:tr w:rsidR="00D2359A" w14:paraId="29141D3D" w14:textId="77777777" w:rsidTr="00294813">
        <w:trPr>
          <w:trHeight w:val="290"/>
        </w:trPr>
        <w:tc>
          <w:tcPr>
            <w:tcW w:w="233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09E4D8A" w14:textId="607D7E4F" w:rsidR="00793DA4" w:rsidRPr="003D7697" w:rsidRDefault="007609B5" w:rsidP="00DA129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Papio </w:t>
            </w:r>
            <w:proofErr w:type="spellStart"/>
            <w:r w:rsidR="00DA129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</w:t>
            </w:r>
            <w:r w:rsidR="007929C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nubis</w:t>
            </w:r>
            <w:proofErr w:type="spellEnd"/>
          </w:p>
        </w:tc>
        <w:tc>
          <w:tcPr>
            <w:tcW w:w="1375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41169D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60.4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B156A18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804</w:t>
            </w:r>
          </w:p>
        </w:tc>
        <w:tc>
          <w:tcPr>
            <w:tcW w:w="1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F93E0A1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152.5</w:t>
            </w:r>
          </w:p>
        </w:tc>
        <w:tc>
          <w:tcPr>
            <w:tcW w:w="154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71D4606" w14:textId="77777777" w:rsidR="00793DA4" w:rsidRPr="003D7697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D769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1.10E+10</w:t>
            </w:r>
          </w:p>
        </w:tc>
      </w:tr>
    </w:tbl>
    <w:p w14:paraId="03B26476" w14:textId="77777777" w:rsidR="00793DA4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6DC4B84A" w14:textId="4963799C" w:rsidR="00793DA4" w:rsidRPr="003D7697" w:rsidRDefault="007609B5" w:rsidP="00793DA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 xml:space="preserve">Table </w:t>
      </w:r>
      <w:r w:rsidR="00661A12" w:rsidRPr="003D7697">
        <w:rPr>
          <w:rFonts w:ascii="Times New Roman" w:hAnsi="Times New Roman" w:cs="Times New Roman"/>
          <w:b/>
          <w:sz w:val="20"/>
          <w:szCs w:val="20"/>
        </w:rPr>
        <w:t>S</w:t>
      </w:r>
      <w:r w:rsidR="00661A12">
        <w:rPr>
          <w:rFonts w:ascii="Times New Roman" w:hAnsi="Times New Roman" w:cs="Times New Roman"/>
          <w:b/>
          <w:sz w:val="20"/>
          <w:szCs w:val="20"/>
        </w:rPr>
        <w:t>3</w:t>
      </w:r>
      <w:r w:rsidRPr="003D7697">
        <w:rPr>
          <w:rFonts w:ascii="Times New Roman" w:hAnsi="Times New Roman" w:cs="Times New Roman"/>
          <w:sz w:val="20"/>
          <w:szCs w:val="20"/>
        </w:rPr>
        <w:t xml:space="preserve">. Data for multiple regression reported in Table 2. All </w:t>
      </w:r>
      <w:r>
        <w:rPr>
          <w:rFonts w:ascii="Times New Roman" w:hAnsi="Times New Roman" w:cs="Times New Roman"/>
          <w:sz w:val="20"/>
          <w:szCs w:val="20"/>
        </w:rPr>
        <w:t>total blood flow rate (</w:t>
      </w:r>
      <w:r w:rsidRPr="003D7697">
        <w:rPr>
          <w:rFonts w:ascii="Times New Roman" w:hAnsi="Times New Roman" w:cs="Times New Roman"/>
          <w:sz w:val="20"/>
          <w:szCs w:val="20"/>
        </w:rPr>
        <w:t>QTOT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3D7697">
        <w:rPr>
          <w:rFonts w:ascii="Times New Roman" w:hAnsi="Times New Roman" w:cs="Times New Roman"/>
          <w:sz w:val="20"/>
          <w:szCs w:val="20"/>
        </w:rPr>
        <w:t xml:space="preserve"> values are from the current study. All other data are from Boyer and Harrington (2018</w:t>
      </w:r>
      <w:r w:rsidR="00B6138F">
        <w:rPr>
          <w:rFonts w:ascii="Times New Roman" w:hAnsi="Times New Roman" w:cs="Times New Roman"/>
          <w:sz w:val="20"/>
          <w:szCs w:val="20"/>
        </w:rPr>
        <w:t>; see references there</w:t>
      </w:r>
      <w:r>
        <w:rPr>
          <w:rFonts w:ascii="Times New Roman" w:hAnsi="Times New Roman" w:cs="Times New Roman"/>
          <w:sz w:val="20"/>
          <w:szCs w:val="20"/>
        </w:rPr>
        <w:t>in</w:t>
      </w:r>
      <w:r w:rsidRPr="003D7697">
        <w:rPr>
          <w:rFonts w:ascii="Times New Roman" w:hAnsi="Times New Roman" w:cs="Times New Roman"/>
          <w:sz w:val="20"/>
          <w:szCs w:val="20"/>
        </w:rPr>
        <w:t>).</w:t>
      </w:r>
      <w:r>
        <w:rPr>
          <w:rFonts w:ascii="Times New Roman" w:hAnsi="Times New Roman" w:cs="Times New Roman"/>
          <w:sz w:val="20"/>
          <w:szCs w:val="20"/>
        </w:rPr>
        <w:t xml:space="preserve"> BGU = brain glucose utilization rates, ECV = endocranial volumes.</w:t>
      </w:r>
      <w:r w:rsidR="00B6138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EDEDC48" w14:textId="77777777" w:rsidR="00793DA4" w:rsidRPr="003D7697" w:rsidRDefault="007609B5" w:rsidP="00793DA4">
      <w:pPr>
        <w:rPr>
          <w:rFonts w:ascii="Times New Roman" w:hAnsi="Times New Roman" w:cs="Times New Roman"/>
          <w:b/>
          <w:sz w:val="20"/>
          <w:szCs w:val="20"/>
        </w:rPr>
      </w:pPr>
      <w:r w:rsidRPr="003D7697"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7ECF84C3" w14:textId="77777777" w:rsidR="00702378" w:rsidRDefault="00702378" w:rsidP="007023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1"/>
        <w:gridCol w:w="1896"/>
        <w:gridCol w:w="1841"/>
        <w:gridCol w:w="1841"/>
        <w:gridCol w:w="1841"/>
      </w:tblGrid>
      <w:tr w:rsidR="00D2359A" w14:paraId="05EC7A2F" w14:textId="77777777" w:rsidTr="0057143B">
        <w:tc>
          <w:tcPr>
            <w:tcW w:w="1941" w:type="dxa"/>
            <w:tcBorders>
              <w:top w:val="single" w:sz="4" w:space="0" w:color="auto"/>
              <w:bottom w:val="single" w:sz="4" w:space="0" w:color="auto"/>
            </w:tcBorders>
          </w:tcPr>
          <w:p w14:paraId="7A25167C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  <w:tc>
          <w:tcPr>
            <w:tcW w:w="1896" w:type="dxa"/>
            <w:tcBorders>
              <w:top w:val="single" w:sz="4" w:space="0" w:color="auto"/>
              <w:bottom w:val="single" w:sz="4" w:space="0" w:color="auto"/>
            </w:tcBorders>
          </w:tcPr>
          <w:p w14:paraId="7BDC97BE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Coeff (± SE)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58B6483C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63FE1B82" w14:textId="77777777" w:rsidR="00702378" w:rsidRPr="00772A39" w:rsidRDefault="007609B5" w:rsidP="0057143B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72A39">
              <w:rPr>
                <w:rFonts w:ascii="Times New Roman" w:hAnsi="Times New Roman" w:cs="Times New Roman"/>
                <w:i/>
                <w:sz w:val="20"/>
                <w:szCs w:val="20"/>
              </w:rPr>
              <w:t>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</w:tcPr>
          <w:p w14:paraId="267231C8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3D7697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2</w:t>
            </w:r>
          </w:p>
        </w:tc>
      </w:tr>
      <w:tr w:rsidR="00D2359A" w14:paraId="2422FEBB" w14:textId="77777777" w:rsidTr="0057143B">
        <w:tc>
          <w:tcPr>
            <w:tcW w:w="1941" w:type="dxa"/>
          </w:tcPr>
          <w:p w14:paraId="5C181D36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Intercept</w:t>
            </w:r>
          </w:p>
        </w:tc>
        <w:tc>
          <w:tcPr>
            <w:tcW w:w="1896" w:type="dxa"/>
          </w:tcPr>
          <w:p w14:paraId="24258D0A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1" w:type="dxa"/>
          </w:tcPr>
          <w:p w14:paraId="4FA08C1A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</w:p>
        </w:tc>
        <w:tc>
          <w:tcPr>
            <w:tcW w:w="1841" w:type="dxa"/>
          </w:tcPr>
          <w:p w14:paraId="5D2BA89F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841" w:type="dxa"/>
          </w:tcPr>
          <w:p w14:paraId="6EF0BA2B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D2359A" w14:paraId="647A7066" w14:textId="77777777" w:rsidTr="0057143B">
        <w:tc>
          <w:tcPr>
            <w:tcW w:w="1941" w:type="dxa"/>
          </w:tcPr>
          <w:p w14:paraId="6D93103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ln (QTOT)</w:t>
            </w:r>
          </w:p>
        </w:tc>
        <w:tc>
          <w:tcPr>
            <w:tcW w:w="1896" w:type="dxa"/>
          </w:tcPr>
          <w:p w14:paraId="3DE113D9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(±0.06)</w:t>
            </w:r>
          </w:p>
        </w:tc>
        <w:tc>
          <w:tcPr>
            <w:tcW w:w="1841" w:type="dxa"/>
          </w:tcPr>
          <w:p w14:paraId="7EC342F8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5.57</w:t>
            </w:r>
          </w:p>
        </w:tc>
        <w:tc>
          <w:tcPr>
            <w:tcW w:w="1841" w:type="dxa"/>
          </w:tcPr>
          <w:p w14:paraId="23ED2DD0" w14:textId="77777777" w:rsidR="00702378" w:rsidRPr="003D7697" w:rsidRDefault="007609B5" w:rsidP="005714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b/>
                <w:sz w:val="20"/>
                <w:szCs w:val="20"/>
              </w:rPr>
              <w:t>0.0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841" w:type="dxa"/>
          </w:tcPr>
          <w:p w14:paraId="5D03590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0.99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359A" w14:paraId="09B67C49" w14:textId="77777777" w:rsidTr="0057143B">
        <w:tc>
          <w:tcPr>
            <w:tcW w:w="1941" w:type="dxa"/>
          </w:tcPr>
          <w:p w14:paraId="4836EE9E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ln (ECV)</w:t>
            </w:r>
          </w:p>
        </w:tc>
        <w:tc>
          <w:tcPr>
            <w:tcW w:w="1896" w:type="dxa"/>
          </w:tcPr>
          <w:p w14:paraId="7E6CFD02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(±0.1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1" w:type="dxa"/>
          </w:tcPr>
          <w:p w14:paraId="36333F39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4.77</w:t>
            </w:r>
          </w:p>
        </w:tc>
        <w:tc>
          <w:tcPr>
            <w:tcW w:w="1841" w:type="dxa"/>
          </w:tcPr>
          <w:p w14:paraId="670D2D2B" w14:textId="77777777" w:rsidR="00702378" w:rsidRPr="003D7697" w:rsidRDefault="007609B5" w:rsidP="0057143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b/>
                <w:sz w:val="20"/>
                <w:szCs w:val="20"/>
              </w:rPr>
              <w:t>0.0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41" w:type="dxa"/>
          </w:tcPr>
          <w:p w14:paraId="7F8AC50D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995</w:t>
            </w:r>
          </w:p>
        </w:tc>
      </w:tr>
      <w:tr w:rsidR="00D2359A" w14:paraId="0E192D8C" w14:textId="77777777" w:rsidTr="0057143B">
        <w:tc>
          <w:tcPr>
            <w:tcW w:w="1941" w:type="dxa"/>
            <w:tcBorders>
              <w:bottom w:val="single" w:sz="4" w:space="0" w:color="auto"/>
            </w:tcBorders>
          </w:tcPr>
          <w:p w14:paraId="38CABA09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ln (</w:t>
            </w:r>
            <w:proofErr w:type="spellStart"/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Neur</w:t>
            </w:r>
            <w:proofErr w:type="spellEnd"/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96" w:type="dxa"/>
            <w:tcBorders>
              <w:bottom w:val="single" w:sz="4" w:space="0" w:color="auto"/>
            </w:tcBorders>
          </w:tcPr>
          <w:p w14:paraId="544FC9FA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-0.1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 xml:space="preserve"> (±0.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14046C7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-1.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08C0DEC1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1" w:type="dxa"/>
            <w:tcBorders>
              <w:bottom w:val="single" w:sz="4" w:space="0" w:color="auto"/>
            </w:tcBorders>
          </w:tcPr>
          <w:p w14:paraId="6A2E5253" w14:textId="77777777" w:rsidR="00702378" w:rsidRPr="003D7697" w:rsidRDefault="007609B5" w:rsidP="005714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7697">
              <w:rPr>
                <w:rFonts w:ascii="Times New Roman" w:hAnsi="Times New Roman" w:cs="Times New Roman"/>
                <w:sz w:val="20"/>
                <w:szCs w:val="20"/>
              </w:rPr>
              <w:t>0.9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</w:tr>
    </w:tbl>
    <w:p w14:paraId="76F4FCD8" w14:textId="77777777" w:rsidR="00702378" w:rsidRDefault="00702378" w:rsidP="00702378">
      <w:pPr>
        <w:rPr>
          <w:rFonts w:ascii="Times New Roman" w:hAnsi="Times New Roman" w:cs="Times New Roman"/>
          <w:b/>
          <w:sz w:val="20"/>
          <w:szCs w:val="20"/>
        </w:rPr>
      </w:pPr>
    </w:p>
    <w:p w14:paraId="2F94D205" w14:textId="24B1DEB4" w:rsidR="00702378" w:rsidRPr="003D7697" w:rsidRDefault="007609B5" w:rsidP="00702378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>Table S</w:t>
      </w:r>
      <w:r>
        <w:rPr>
          <w:rFonts w:ascii="Times New Roman" w:hAnsi="Times New Roman" w:cs="Times New Roman"/>
          <w:b/>
          <w:sz w:val="20"/>
          <w:szCs w:val="20"/>
        </w:rPr>
        <w:t>4</w:t>
      </w:r>
      <w:r w:rsidRPr="003D7697">
        <w:rPr>
          <w:rFonts w:ascii="Times New Roman" w:hAnsi="Times New Roman" w:cs="Times New Roman"/>
          <w:b/>
          <w:sz w:val="20"/>
          <w:szCs w:val="20"/>
        </w:rPr>
        <w:t>.</w:t>
      </w:r>
      <w:r w:rsidRPr="003D7697">
        <w:rPr>
          <w:rFonts w:ascii="Times New Roman" w:hAnsi="Times New Roman" w:cs="Times New Roman"/>
          <w:sz w:val="20"/>
          <w:szCs w:val="20"/>
        </w:rPr>
        <w:t xml:space="preserve"> Multiple regression of brain glucose utilization rate from seven taxa on total predicted blood flow (QTOT), endocranial volume (ECV), and neuron count (</w:t>
      </w:r>
      <w:proofErr w:type="spellStart"/>
      <w:r w:rsidRPr="003D7697">
        <w:rPr>
          <w:rFonts w:ascii="Times New Roman" w:hAnsi="Times New Roman" w:cs="Times New Roman"/>
          <w:sz w:val="20"/>
          <w:szCs w:val="20"/>
        </w:rPr>
        <w:t>Neur</w:t>
      </w:r>
      <w:proofErr w:type="spellEnd"/>
      <w:r w:rsidRPr="003D7697">
        <w:rPr>
          <w:rFonts w:ascii="Times New Roman" w:hAnsi="Times New Roman" w:cs="Times New Roman"/>
          <w:sz w:val="20"/>
          <w:szCs w:val="20"/>
        </w:rPr>
        <w:t xml:space="preserve">). For the overall regression, </w:t>
      </w:r>
      <w:r w:rsidRPr="00772A39">
        <w:rPr>
          <w:rFonts w:ascii="Times New Roman" w:hAnsi="Times New Roman" w:cs="Times New Roman"/>
          <w:i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D7697">
        <w:rPr>
          <w:rFonts w:ascii="Times New Roman" w:hAnsi="Times New Roman" w:cs="Times New Roman"/>
          <w:sz w:val="20"/>
          <w:szCs w:val="20"/>
        </w:rPr>
        <w:t>&lt;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3D7697">
        <w:rPr>
          <w:rFonts w:ascii="Times New Roman" w:hAnsi="Times New Roman" w:cs="Times New Roman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>.000</w:t>
      </w:r>
      <w:r w:rsidRPr="003D7697">
        <w:rPr>
          <w:rFonts w:ascii="Times New Roman" w:hAnsi="Times New Roman" w:cs="Times New Roman"/>
          <w:sz w:val="20"/>
          <w:szCs w:val="20"/>
        </w:rPr>
        <w:t>1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0BCB0DE" w14:textId="77777777" w:rsidR="00702378" w:rsidRDefault="00702378" w:rsidP="00793DA4">
      <w:pPr>
        <w:rPr>
          <w:rFonts w:ascii="Times New Roman" w:hAnsi="Times New Roman" w:cs="Times New Roman"/>
          <w:sz w:val="20"/>
          <w:szCs w:val="20"/>
        </w:rPr>
      </w:pPr>
    </w:p>
    <w:p w14:paraId="351FE672" w14:textId="77777777" w:rsidR="00702378" w:rsidRDefault="00702378" w:rsidP="00793DA4">
      <w:pPr>
        <w:rPr>
          <w:rFonts w:ascii="Times New Roman" w:hAnsi="Times New Roman" w:cs="Times New Roman"/>
          <w:sz w:val="20"/>
          <w:szCs w:val="20"/>
        </w:rPr>
      </w:pPr>
    </w:p>
    <w:p w14:paraId="63FED9B8" w14:textId="4E97A11D" w:rsidR="00793DA4" w:rsidRPr="003D7697" w:rsidRDefault="00793DA4" w:rsidP="00793DA4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90"/>
        <w:gridCol w:w="857"/>
        <w:gridCol w:w="1011"/>
        <w:gridCol w:w="1331"/>
        <w:gridCol w:w="1277"/>
        <w:gridCol w:w="1277"/>
      </w:tblGrid>
      <w:tr w:rsidR="00D2359A" w14:paraId="3D1376F3" w14:textId="77777777" w:rsidTr="00294813">
        <w:trPr>
          <w:trHeight w:val="290"/>
        </w:trPr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2F3534B" w14:textId="77777777" w:rsidR="00793DA4" w:rsidRPr="00A215FB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bookmarkStart w:id="3" w:name="_Hlk514104188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Species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BCF29DC" w14:textId="77777777" w:rsidR="00793DA4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BMR</w:t>
            </w:r>
          </w:p>
          <w:p w14:paraId="25858695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(kcal/day)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E88DBAC" w14:textId="77777777" w:rsidR="00793DA4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Mean </w:t>
            </w:r>
            <w:proofErr w:type="spellStart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pBGU</w:t>
            </w:r>
            <w:proofErr w:type="spellEnd"/>
          </w:p>
          <w:p w14:paraId="33600B49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(kcal/day)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69DB309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95% </w:t>
            </w:r>
            <w:proofErr w:type="spellStart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CrI</w:t>
            </w:r>
            <w:proofErr w:type="spellEnd"/>
          </w:p>
          <w:p w14:paraId="6AEA06A1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pBGU</w:t>
            </w:r>
            <w:proofErr w:type="spellEnd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(kcal/day)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F0D4EB1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pBGU</w:t>
            </w:r>
            <w:proofErr w:type="spellEnd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/BMR)%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C90AE0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95% </w:t>
            </w:r>
            <w:proofErr w:type="spellStart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CrI</w:t>
            </w:r>
            <w:proofErr w:type="spellEnd"/>
          </w:p>
          <w:p w14:paraId="4571E2B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pBGU</w:t>
            </w:r>
            <w:proofErr w:type="spellEnd"/>
            <w:r w:rsidRPr="00A215F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/BMR)%</w:t>
            </w:r>
          </w:p>
        </w:tc>
      </w:tr>
      <w:tr w:rsidR="00D2359A" w14:paraId="2EBE60E9" w14:textId="77777777" w:rsidTr="00294813">
        <w:trPr>
          <w:trHeight w:val="290"/>
        </w:trPr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EC71468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Oryctolagus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cuniculus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666A23D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159.81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A6ACA70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7.54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DE50114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6.68 – 8.54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56746A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4.72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60EBEE5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4.18 – 5.34</w:t>
            </w:r>
          </w:p>
        </w:tc>
      </w:tr>
      <w:tr w:rsidR="00D2359A" w14:paraId="02421D8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8989F16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Rattus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norvegicus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21C0407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28.89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7D3761B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1.56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666C37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1.45 – 1.78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F66C93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5.40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542E46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5.01 – 6.15</w:t>
            </w:r>
          </w:p>
        </w:tc>
      </w:tr>
      <w:tr w:rsidR="00D2359A" w14:paraId="24EEEAB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D73045B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Mus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musculus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07AE1C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533EA5B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0.31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3B269D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0.27 – 0.35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E935F10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6.83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6B2D05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5.96 – 7.56</w:t>
            </w:r>
          </w:p>
        </w:tc>
      </w:tr>
      <w:tr w:rsidR="00D2359A" w14:paraId="2675131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CAEBA1A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Sciurus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carolinensis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62678E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49.59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CF9CAC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3.79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5E5145A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3.50 – 3.99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04A954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7.64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84E147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7.07 – 8.04</w:t>
            </w:r>
          </w:p>
        </w:tc>
      </w:tr>
      <w:tr w:rsidR="00D2359A" w14:paraId="52770FCF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46A5A14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Pan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troglodytes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F0EB3B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1307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211567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121.45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E2EC4A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105.47 – 145.17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33C42E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9.29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9E006F0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8.07 – 11.11</w:t>
            </w:r>
          </w:p>
        </w:tc>
      </w:tr>
      <w:tr w:rsidR="00D2359A" w14:paraId="269D90C2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CA6643F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Alouatta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6609BE1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231.9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348DC2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28.77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D32C71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24.12 – 34.86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00BBD8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12.41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D72C287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10.40 – 15.03</w:t>
            </w:r>
          </w:p>
        </w:tc>
      </w:tr>
      <w:tr w:rsidR="00D2359A" w14:paraId="1B7C8706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5C7228B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Pongo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pygmaeus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384ED9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1037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D9B6B1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135.21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E67EB6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115.99 – 148.99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3BFBCE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13.04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DBE602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11.19 – 14.36</w:t>
            </w:r>
          </w:p>
        </w:tc>
      </w:tr>
      <w:tr w:rsidR="00D2359A" w14:paraId="48A30202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354C182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Macaca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fascicularis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59040E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251.01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A171CAF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34.80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3B450F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30.68 – 38.72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79238FF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13.86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FA1436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12.22 – 15.43</w:t>
            </w:r>
          </w:p>
        </w:tc>
      </w:tr>
      <w:tr w:rsidR="00D2359A" w14:paraId="3F83D2F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090E6C9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Papio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anubis</w:t>
            </w:r>
            <w:proofErr w:type="spellEnd"/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1F2819D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435.4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F6340A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61.91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DB3E74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56.72 – 69.71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9BBCFB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14.22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51C08A1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13.03 – 16.01</w:t>
            </w:r>
          </w:p>
        </w:tc>
      </w:tr>
      <w:tr w:rsidR="00D2359A" w14:paraId="219904D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F413CB3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Tupaia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glis</w:t>
            </w:r>
            <w:proofErr w:type="spellEnd"/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4C2793E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10.78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3B20DA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1.80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10C36AA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1.58 – 2.23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3DE991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16.73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DA44286" w14:textId="77777777" w:rsidR="00793DA4" w:rsidRPr="005A1BB2" w:rsidRDefault="007609B5" w:rsidP="002948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14.69 – 20.68</w:t>
            </w:r>
          </w:p>
        </w:tc>
      </w:tr>
      <w:tr w:rsidR="00D2359A" w14:paraId="69675CE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65B972F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Propithecus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verreauxi</w:t>
            </w:r>
            <w:proofErr w:type="spellEnd"/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2C388D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86.8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26584B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15.53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BA1F7F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12.59 – 18.26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FB29D2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17.89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24342D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14.51 – 21.04</w:t>
            </w:r>
          </w:p>
        </w:tc>
      </w:tr>
      <w:tr w:rsidR="00D2359A" w14:paraId="39C4060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D6442B2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Lepilemur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A5F6E4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27.6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A1725F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5.19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5182BBA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3.93 – 6.47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B5264D9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18.80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2F3B06C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14.25 – 23.46</w:t>
            </w:r>
          </w:p>
        </w:tc>
      </w:tr>
      <w:tr w:rsidR="00D2359A" w14:paraId="5EF854A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0286934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Saimiri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sciureus</w:t>
            </w:r>
            <w:proofErr w:type="spellEnd"/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958B2E1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68.51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AD3240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13.10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111AD70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11.66 – 16.58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DB8B669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19.12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23AA5D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17.02 – 24.20</w:t>
            </w:r>
          </w:p>
        </w:tc>
      </w:tr>
      <w:tr w:rsidR="00D2359A" w14:paraId="3D79C57D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7D4BC65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Aotus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trivirgatus</w:t>
            </w:r>
            <w:proofErr w:type="spellEnd"/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74C693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52.86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96CA2C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10.25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7AD1FDB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8.85 – 12.24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7ABE88E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19.39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9055AD0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16.75 – 23.16</w:t>
            </w:r>
          </w:p>
        </w:tc>
      </w:tr>
      <w:tr w:rsidR="00D2359A" w14:paraId="468DBF2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39A23C8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Callithrix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jacchus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B5B5B30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22.8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AC62EB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4.96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FFBA42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4.39 – 6.61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3D585C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21.75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179BE7E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19.27 – 29.00 </w:t>
            </w:r>
          </w:p>
        </w:tc>
      </w:tr>
      <w:tr w:rsidR="00D2359A" w14:paraId="05580B9C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6EA99FA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Varecia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121D3C1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69.9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9C554F9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15.50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259C7B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13.58 – 17.67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94EDF9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22.18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11E47B3A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19.43 – 25.28</w:t>
            </w:r>
          </w:p>
        </w:tc>
      </w:tr>
      <w:tr w:rsidR="00D2359A" w14:paraId="15B4620B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DC2013E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Tarsius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36B6696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8.89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EF5C7D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2.27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6006AE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1.92 – 2.59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5911298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25.56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273208D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21.63 – 29.15</w:t>
            </w:r>
          </w:p>
        </w:tc>
      </w:tr>
      <w:tr w:rsidR="00D2359A" w14:paraId="26A40784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42208E7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Ptilocercus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lowii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8BC6CA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4.99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FA0D0E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1.35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77B1B6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1.08 – 1.58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48D68D44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27.08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9F63D8C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21.69 – 31.58</w:t>
            </w:r>
          </w:p>
        </w:tc>
      </w:tr>
      <w:tr w:rsidR="00D2359A" w14:paraId="11800739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DC11CC1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Homo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sapiens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4791517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1557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642B12A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422.05</w:t>
            </w:r>
          </w:p>
        </w:tc>
        <w:tc>
          <w:tcPr>
            <w:tcW w:w="1331" w:type="dxa"/>
            <w:tcBorders>
              <w:top w:val="nil"/>
              <w:left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377A83F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361.14 – 493.82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007E6457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27.11</w:t>
            </w:r>
          </w:p>
        </w:tc>
        <w:tc>
          <w:tcPr>
            <w:tcW w:w="1277" w:type="dxa"/>
            <w:tcBorders>
              <w:top w:val="nil"/>
              <w:left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BDBFCDB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23.19 – 31.72</w:t>
            </w:r>
          </w:p>
        </w:tc>
      </w:tr>
      <w:tr w:rsidR="00D2359A" w14:paraId="2B6F809D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77A1D462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Eulemur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fulvus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6751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ssp.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65D9E6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20930C78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12.08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45227C4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10.46 – 14.26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  <w:hideMark/>
          </w:tcPr>
          <w:p w14:paraId="1ECC71AE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28.76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431F422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24.90 – 33.95</w:t>
            </w:r>
          </w:p>
        </w:tc>
      </w:tr>
      <w:tr w:rsidR="00D2359A" w14:paraId="5FF1CBCF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6FA5CCB7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Lemur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catta</w:t>
            </w:r>
            <w:proofErr w:type="spellEnd"/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6AB85D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45.1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D3A383C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13.00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D8C394C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11.28 – 15.41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77F2135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28.83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329A6D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25.02 – 34.17</w:t>
            </w:r>
          </w:p>
        </w:tc>
      </w:tr>
      <w:tr w:rsidR="00D2359A" w14:paraId="13622D28" w14:textId="77777777" w:rsidTr="00294813">
        <w:trPr>
          <w:trHeight w:val="290"/>
        </w:trPr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5A24B843" w14:textId="77777777" w:rsidR="00793DA4" w:rsidRPr="00F14F70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proofErr w:type="spellStart"/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C</w:t>
            </w:r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ebuella</w:t>
            </w:r>
            <w:proofErr w:type="spellEnd"/>
            <w:r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5A1BB2">
              <w:rPr>
                <w:rFonts w:ascii="Times New Roman" w:hAnsi="Times New Roman" w:cs="Times New Roman"/>
                <w:i/>
                <w:color w:val="000000"/>
                <w:sz w:val="18"/>
                <w:szCs w:val="18"/>
              </w:rPr>
              <w:t>pygmaea</w:t>
            </w:r>
          </w:p>
        </w:tc>
        <w:tc>
          <w:tcPr>
            <w:tcW w:w="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4DBDCA0A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101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04FCCA76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3.06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left w:w="43" w:type="dxa"/>
              <w:right w:w="43" w:type="dxa"/>
            </w:tcMar>
            <w:vAlign w:val="bottom"/>
          </w:tcPr>
          <w:p w14:paraId="70EFC8C3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2.48 – 3.43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39F5CE03" w14:textId="77777777" w:rsidR="00793DA4" w:rsidRPr="004513C8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A1B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30.31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left w:w="43" w:type="dxa"/>
              <w:right w:w="43" w:type="dxa"/>
            </w:tcMar>
            <w:vAlign w:val="bottom"/>
          </w:tcPr>
          <w:p w14:paraId="25ED1598" w14:textId="77777777" w:rsidR="00793DA4" w:rsidRPr="00A215FB" w:rsidRDefault="007609B5" w:rsidP="002948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24.53 – 33.97</w:t>
            </w:r>
          </w:p>
        </w:tc>
      </w:tr>
      <w:bookmarkEnd w:id="3"/>
    </w:tbl>
    <w:p w14:paraId="386B0F34" w14:textId="77777777" w:rsidR="00793DA4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7E331627" w14:textId="083D3882" w:rsidR="00793DA4" w:rsidRPr="003D7697" w:rsidRDefault="007609B5" w:rsidP="00793DA4">
      <w:pPr>
        <w:rPr>
          <w:rFonts w:ascii="Times New Roman" w:hAnsi="Times New Roman" w:cs="Times New Roman"/>
          <w:b/>
          <w:sz w:val="20"/>
          <w:szCs w:val="20"/>
        </w:rPr>
      </w:pPr>
      <w:bookmarkStart w:id="4" w:name="OLE_LINK1"/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Pr="003D7697">
        <w:rPr>
          <w:rFonts w:ascii="Times New Roman" w:hAnsi="Times New Roman" w:cs="Times New Roman"/>
          <w:b/>
          <w:sz w:val="20"/>
          <w:szCs w:val="20"/>
        </w:rPr>
        <w:t>Table S</w:t>
      </w:r>
      <w:r>
        <w:rPr>
          <w:rFonts w:ascii="Times New Roman" w:hAnsi="Times New Roman" w:cs="Times New Roman"/>
          <w:b/>
          <w:sz w:val="20"/>
          <w:szCs w:val="20"/>
        </w:rPr>
        <w:t>5</w:t>
      </w:r>
      <w:r w:rsidRPr="003D7697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3D7697">
        <w:rPr>
          <w:rFonts w:ascii="Times New Roman" w:hAnsi="Times New Roman" w:cs="Times New Roman"/>
          <w:sz w:val="20"/>
          <w:szCs w:val="20"/>
        </w:rPr>
        <w:t>Brain glucose utilization rates (</w:t>
      </w:r>
      <w:proofErr w:type="spellStart"/>
      <w:r w:rsidRPr="003D7697">
        <w:rPr>
          <w:rFonts w:ascii="Times New Roman" w:hAnsi="Times New Roman" w:cs="Times New Roman"/>
          <w:sz w:val="20"/>
          <w:szCs w:val="20"/>
        </w:rPr>
        <w:t>pBGU</w:t>
      </w:r>
      <w:proofErr w:type="spellEnd"/>
      <w:r w:rsidRPr="003D7697">
        <w:rPr>
          <w:rFonts w:ascii="Times New Roman" w:hAnsi="Times New Roman" w:cs="Times New Roman"/>
          <w:sz w:val="20"/>
          <w:szCs w:val="20"/>
        </w:rPr>
        <w:t xml:space="preserve">) predicted from total </w:t>
      </w:r>
      <w:r>
        <w:rPr>
          <w:rFonts w:ascii="Times New Roman" w:hAnsi="Times New Roman" w:cs="Times New Roman"/>
          <w:sz w:val="20"/>
          <w:szCs w:val="20"/>
        </w:rPr>
        <w:t xml:space="preserve">blood flow, </w:t>
      </w:r>
      <w:r w:rsidRPr="003D7697">
        <w:rPr>
          <w:rFonts w:ascii="Times New Roman" w:hAnsi="Times New Roman" w:cs="Times New Roman"/>
          <w:sz w:val="20"/>
          <w:szCs w:val="20"/>
        </w:rPr>
        <w:t>Q</w:t>
      </w:r>
      <w:r>
        <w:rPr>
          <w:rFonts w:ascii="Times New Roman" w:hAnsi="Times New Roman" w:cs="Times New Roman"/>
          <w:sz w:val="20"/>
          <w:szCs w:val="20"/>
        </w:rPr>
        <w:t>TOT (= QICA + QVA),</w:t>
      </w:r>
      <w:r w:rsidRPr="003D7697">
        <w:rPr>
          <w:rFonts w:ascii="Times New Roman" w:hAnsi="Times New Roman" w:cs="Times New Roman"/>
          <w:sz w:val="20"/>
          <w:szCs w:val="20"/>
        </w:rPr>
        <w:t xml:space="preserve"> and endocranial volume. </w:t>
      </w:r>
      <w:proofErr w:type="spellStart"/>
      <w:r w:rsidRPr="003D7697">
        <w:rPr>
          <w:rFonts w:ascii="Times New Roman" w:hAnsi="Times New Roman" w:cs="Times New Roman"/>
          <w:sz w:val="20"/>
          <w:szCs w:val="20"/>
        </w:rPr>
        <w:t>CrI</w:t>
      </w:r>
      <w:proofErr w:type="spellEnd"/>
      <w:r w:rsidRPr="003D7697">
        <w:rPr>
          <w:rFonts w:ascii="Times New Roman" w:hAnsi="Times New Roman" w:cs="Times New Roman"/>
          <w:sz w:val="20"/>
          <w:szCs w:val="20"/>
        </w:rPr>
        <w:t xml:space="preserve"> = credibility interval. All species </w:t>
      </w:r>
      <w:proofErr w:type="spellStart"/>
      <w:r w:rsidRPr="003D7697">
        <w:rPr>
          <w:rFonts w:ascii="Times New Roman" w:hAnsi="Times New Roman" w:cs="Times New Roman"/>
          <w:sz w:val="20"/>
          <w:szCs w:val="20"/>
        </w:rPr>
        <w:t>pBGU</w:t>
      </w:r>
      <w:proofErr w:type="spellEnd"/>
      <w:r w:rsidRPr="003D7697">
        <w:rPr>
          <w:rFonts w:ascii="Times New Roman" w:hAnsi="Times New Roman" w:cs="Times New Roman"/>
          <w:sz w:val="20"/>
          <w:szCs w:val="20"/>
        </w:rPr>
        <w:t xml:space="preserve"> values predicted from the seven taxa with known BGU values. </w:t>
      </w:r>
    </w:p>
    <w:bookmarkEnd w:id="4"/>
    <w:p w14:paraId="08E5D553" w14:textId="77777777" w:rsidR="00793DA4" w:rsidRPr="005C302C" w:rsidRDefault="00793DA4" w:rsidP="00793DA4">
      <w:pPr>
        <w:rPr>
          <w:rFonts w:ascii="Times New Roman" w:hAnsi="Times New Roman" w:cs="Times New Roman"/>
          <w:b/>
          <w:sz w:val="20"/>
          <w:szCs w:val="20"/>
        </w:rPr>
      </w:pPr>
    </w:p>
    <w:p w14:paraId="1A69AE66" w14:textId="77777777" w:rsidR="002E694F" w:rsidRDefault="007609B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59815DD" w14:textId="45B07087" w:rsidR="00294813" w:rsidRDefault="00294813" w:rsidP="00294813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44"/>
        <w:gridCol w:w="801"/>
        <w:gridCol w:w="802"/>
        <w:gridCol w:w="802"/>
        <w:gridCol w:w="802"/>
        <w:gridCol w:w="801"/>
        <w:gridCol w:w="802"/>
        <w:gridCol w:w="802"/>
        <w:gridCol w:w="802"/>
        <w:gridCol w:w="802"/>
      </w:tblGrid>
      <w:tr w:rsidR="00D2359A" w14:paraId="03D2FE01" w14:textId="77777777" w:rsidTr="003F653B">
        <w:trPr>
          <w:trHeight w:val="290"/>
        </w:trPr>
        <w:tc>
          <w:tcPr>
            <w:tcW w:w="21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8BAA81" w14:textId="77777777" w:rsidR="00294813" w:rsidRPr="006D37A9" w:rsidRDefault="007609B5" w:rsidP="002948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Species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19144B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ECV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2C5DC8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BM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16A802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ICA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383337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VA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117A54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τ</w:t>
            </w: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ICA</w:t>
            </w:r>
            <w:proofErr w:type="spellEnd"/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8ECEF1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τ</w:t>
            </w: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bscript"/>
              </w:rPr>
              <w:t>VA</w:t>
            </w:r>
            <w:proofErr w:type="spellEnd"/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A5D913" w14:textId="77777777" w:rsidR="00294813" w:rsidRPr="00A54CE8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54CE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QICA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85B2D3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QVA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2A2B7D" w14:textId="77777777" w:rsidR="00294813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QTOT</w:t>
            </w:r>
          </w:p>
        </w:tc>
      </w:tr>
      <w:tr w:rsidR="00D2359A" w14:paraId="3803E0E6" w14:textId="77777777" w:rsidTr="003F653B">
        <w:trPr>
          <w:trHeight w:val="290"/>
        </w:trPr>
        <w:tc>
          <w:tcPr>
            <w:tcW w:w="21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72A8E" w14:textId="5AD1AB3C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Alouatta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</w:t>
            </w:r>
            <w:r w:rsidR="00DA129F"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714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52.75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8A5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5753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DBB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D588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8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3FF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29.56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4D7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41.49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4395B" w14:textId="1CD9BFC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0.349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93199" w14:textId="689F6C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0.561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96BE" w14:textId="4714DBC1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</w:t>
            </w:r>
          </w:p>
        </w:tc>
      </w:tr>
      <w:tr w:rsidR="00D2359A" w14:paraId="7EA4D9EE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7A45C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Aotus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trivirgatus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17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56D3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989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B175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C42D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C4B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0207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93470" w14:textId="063F563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D9F06" w14:textId="46DBC41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AB093" w14:textId="77FF6C9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0.293</w:t>
            </w:r>
          </w:p>
        </w:tc>
      </w:tr>
      <w:tr w:rsidR="00D2359A" w14:paraId="440EFD3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97A3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Archaeolemur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majori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1980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93.00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1D91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18200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7EE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E250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F77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23.48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4C44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A9D79" w14:textId="1CF5D7D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284F" w14:textId="1E65234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F5A7C" w14:textId="29061C2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1.617</w:t>
            </w:r>
          </w:p>
        </w:tc>
      </w:tr>
      <w:tr w:rsidR="00D2359A" w14:paraId="26E90A2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533B3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Ateles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geoffroyi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D122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106.59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E178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7453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9096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9B3B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F64E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28.07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E65A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DB36C" w14:textId="6A73C09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8F938" w14:textId="75B03D5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DC206" w14:textId="052D2BD0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1.469</w:t>
            </w:r>
          </w:p>
        </w:tc>
      </w:tr>
      <w:tr w:rsidR="00D2359A" w14:paraId="634A8B5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6D62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Avahi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laniger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17BA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2142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B1AF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756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B200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40.41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8D8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58.74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E0C2" w14:textId="30F686E2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3D54" w14:textId="7CA1480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AAF6" w14:textId="5255B3D3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0.171</w:t>
            </w:r>
          </w:p>
        </w:tc>
      </w:tr>
      <w:tr w:rsidR="00D2359A" w14:paraId="782B6FCA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058A1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Babakotia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radofilai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F20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5D2B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12D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816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A477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3FB7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1F0C5" w14:textId="3CE079C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EA3C9" w14:textId="0AAD604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E3746" w14:textId="38533D1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0.886</w:t>
            </w:r>
          </w:p>
        </w:tc>
      </w:tr>
      <w:tr w:rsidR="00D2359A" w14:paraId="49BF52CF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C7FDC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Cacajao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calvus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1EEE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7789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A6D8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7EB9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5F81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33.82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C5ED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D33E" w14:textId="6C5C59A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BE66" w14:textId="2DE8268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0.422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736D6" w14:textId="3E1AA7D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0.802</w:t>
            </w:r>
          </w:p>
        </w:tc>
      </w:tr>
      <w:tr w:rsidR="00D2359A" w14:paraId="4248B7EA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A957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Callicebus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moloch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54CC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FC79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8960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0E19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B1D2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41.38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AE71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14456" w14:textId="1FA5AFA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77A4C" w14:textId="3251987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0.145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B9464" w14:textId="7F535A3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0.264</w:t>
            </w:r>
          </w:p>
        </w:tc>
      </w:tr>
      <w:tr w:rsidR="00D2359A" w14:paraId="7601C31D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461F3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Callithrix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jacchus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E8E3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3371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536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D87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A42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F12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E506" w14:textId="3BB9887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9BCB9" w14:textId="57B4060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9B8C3" w14:textId="3058367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0.134</w:t>
            </w:r>
          </w:p>
        </w:tc>
      </w:tr>
      <w:tr w:rsidR="00D2359A" w14:paraId="2CD406D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72B2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Callithrix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pygmaea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FDF5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15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89D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261B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B642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DE84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1FBE" w14:textId="432EAA6E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287DB" w14:textId="704D1C1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28923" w14:textId="593ABDC6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0.084</w:t>
            </w:r>
          </w:p>
        </w:tc>
      </w:tr>
      <w:tr w:rsidR="00D2359A" w14:paraId="79E60592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75200" w14:textId="3D8F29AD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capucinus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1B9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67.02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31B8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40C3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4A13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8DC7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FCC1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5E4BB" w14:textId="383E960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480E6" w14:textId="540E95F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1BC6A" w14:textId="4E9CBFA9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0.605</w:t>
            </w:r>
          </w:p>
        </w:tc>
      </w:tr>
      <w:tr w:rsidR="00D2359A" w14:paraId="2136DA9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0B4C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Cheirogaleus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major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481D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735B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437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5B01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0460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C64D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94.85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AF1F" w14:textId="6E718B7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0225" w14:textId="14FF27C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1FCAA" w14:textId="1BA49F2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0.102</w:t>
            </w:r>
          </w:p>
        </w:tc>
      </w:tr>
      <w:tr w:rsidR="00D2359A" w14:paraId="116CF2C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2AE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Cheirogaleus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medius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75A5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1240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F0BE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7CEE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9E3D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50.39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67A1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75732" w14:textId="15799F8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8D687" w14:textId="75EA2FD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AF02D" w14:textId="343A72F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0.032</w:t>
            </w:r>
          </w:p>
        </w:tc>
      </w:tr>
      <w:tr w:rsidR="00D2359A" w14:paraId="17205A69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961BB" w14:textId="415882F5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Chiropotes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atanas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FC5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B019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937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9D3A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A2FA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2B5B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51.74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11E97" w14:textId="7BA4D10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F7825" w14:textId="7CF5276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115DC" w14:textId="63F59D7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0.743</w:t>
            </w:r>
          </w:p>
        </w:tc>
      </w:tr>
      <w:tr w:rsidR="00D2359A" w14:paraId="50D3164B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93E8B" w14:textId="0B172AE6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Cynocephalus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volans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130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EFF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D09F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76F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3BB1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D3C6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64.18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2BCC4" w14:textId="60A6D29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08F62" w14:textId="7AE9EE6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76E5" w14:textId="7B6CCA4C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0.110</w:t>
            </w:r>
          </w:p>
        </w:tc>
      </w:tr>
      <w:tr w:rsidR="00D2359A" w14:paraId="1C3DF593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B12B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.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madagascariensis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C2C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61CA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5CE8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173D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6457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34.77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D25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B7E90" w14:textId="1799CBC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32DEF" w14:textId="022C83F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0.382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5F894" w14:textId="00CF6450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0.396</w:t>
            </w:r>
          </w:p>
        </w:tc>
      </w:tr>
      <w:tr w:rsidR="00D2359A" w14:paraId="49F768EF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2B789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Eulemur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fulvus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7BFE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A2FE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B833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6CF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00E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220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7D4C2" w14:textId="2F4812C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9E2FA" w14:textId="7B05323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57C1F" w14:textId="1164D53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0.305</w:t>
            </w:r>
          </w:p>
        </w:tc>
      </w:tr>
      <w:tr w:rsidR="00D2359A" w14:paraId="4052234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17117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Galago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senegalensis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C582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66A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4B4A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3A6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0775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F979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7DBF7" w14:textId="6455789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E7795" w14:textId="3E01687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7BDB" w14:textId="57109A7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0.043</w:t>
            </w:r>
          </w:p>
        </w:tc>
      </w:tr>
      <w:tr w:rsidR="00D2359A" w14:paraId="445B4C95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F2BE9" w14:textId="0709A210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Galeopterus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variegatus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4656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41A5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1330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3F66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324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64A8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39.62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EA5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57.47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D0360" w14:textId="33033BF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72A94" w14:textId="1E1F95E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94C27" w14:textId="3CC64A0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0.060</w:t>
            </w:r>
          </w:p>
        </w:tc>
      </w:tr>
      <w:tr w:rsidR="00D2359A" w14:paraId="0199390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5D6D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Gorilla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gorilla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06A8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455.89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35D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71500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902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1614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0DC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45AF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2D2B5" w14:textId="1E12041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1.564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A31E9" w14:textId="3432FC1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98E69" w14:textId="22FE8249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4.166</w:t>
            </w:r>
          </w:p>
        </w:tc>
      </w:tr>
      <w:tr w:rsidR="00D2359A" w14:paraId="71087DD9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D5DC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Hapalemur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griseus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3FA9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0F03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CF9E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CC1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A30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164A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66.52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02B3E" w14:textId="18D8E245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7E707" w14:textId="536D29F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6DAE7" w14:textId="1DEEB0DC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0.258</w:t>
            </w:r>
          </w:p>
        </w:tc>
      </w:tr>
      <w:tr w:rsidR="00D2359A" w14:paraId="6449AB41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0D4EE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Homo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sapiens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5AC4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1422.3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85A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65000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9D5C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2.41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BB83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61BC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18.20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61F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C47A" w14:textId="6903A52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10.014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45975" w14:textId="4BE318E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2.831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8AEE0" w14:textId="623FA3BF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12.845</w:t>
            </w:r>
          </w:p>
        </w:tc>
      </w:tr>
      <w:tr w:rsidR="00D2359A" w14:paraId="7AA3824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BBB5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Hylobates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lar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296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754E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5381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1A8E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A086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21B4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29.96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A5C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03488" w14:textId="3E79AEF4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0.962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278F" w14:textId="5D3994F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69734" w14:textId="0513B44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1.278</w:t>
            </w:r>
          </w:p>
        </w:tc>
      </w:tr>
      <w:tr w:rsidR="00D2359A" w14:paraId="29901A0B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B635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Indri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indri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FF5F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79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34DD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EB5C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90B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E5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40.61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0D0A3" w14:textId="5FF7A94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0BD95" w14:textId="3B2636C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5B1BB" w14:textId="4410414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0.566</w:t>
            </w:r>
          </w:p>
        </w:tc>
      </w:tr>
      <w:tr w:rsidR="00D2359A" w14:paraId="1D430E8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D9F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Lemur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catta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C79A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22.90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478C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A344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3397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F74C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35.80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EB54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D423C" w14:textId="3EA59B4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29851" w14:textId="72430C7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A2ED3" w14:textId="1142465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0.372</w:t>
            </w:r>
          </w:p>
        </w:tc>
      </w:tr>
      <w:tr w:rsidR="00D2359A" w14:paraId="25C6A33D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00A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Lepilemur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6747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FCD7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ABB0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4EE9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2709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45.17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719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05FE" w14:textId="36913D1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C932" w14:textId="7CE07742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D80E4" w14:textId="4A4C271F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0.132</w:t>
            </w:r>
          </w:p>
        </w:tc>
      </w:tr>
      <w:tr w:rsidR="00D2359A" w14:paraId="51F2F38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1311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Lophocebus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albigena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996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97.99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AA78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AFA0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7D4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06ED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2D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6668" w14:textId="6685ABB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66BF1" w14:textId="311AB64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7ACF4" w14:textId="68CF66E1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0.860</w:t>
            </w:r>
          </w:p>
        </w:tc>
      </w:tr>
      <w:tr w:rsidR="00D2359A" w14:paraId="1628862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4F7ED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Loris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tardigradus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82B4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1C12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CA88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9F9F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758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9534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88.31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C5D86" w14:textId="77AAC2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CC768" w14:textId="6CF7260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A9F93" w14:textId="607B471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0.048</w:t>
            </w:r>
          </w:p>
        </w:tc>
      </w:tr>
      <w:tr w:rsidR="00D2359A" w14:paraId="40752FC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E2430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Macaca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fascicularis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EFF8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87.30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EF4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24F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7A0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DB43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73D6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45.28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B84B2" w14:textId="7463282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E3FD5" w14:textId="1B074D9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3BDCD" w14:textId="0239286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0.815</w:t>
            </w:r>
          </w:p>
        </w:tc>
      </w:tr>
      <w:tr w:rsidR="00D2359A" w14:paraId="7F35CBBE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691A6" w14:textId="65D08D66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.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leucophaeus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E7B8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5A4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17500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55C5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41E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80F0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639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7EAC8" w14:textId="0CCD7DE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6BA58" w14:textId="42644E2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7AAF1" w14:textId="1D170756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1.390</w:t>
            </w:r>
          </w:p>
        </w:tc>
      </w:tr>
      <w:tr w:rsidR="00D2359A" w14:paraId="41EF6A2A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64351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Microcebus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murinus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147A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9C1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C6CA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05E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7001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72.47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B699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112.51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DB924" w14:textId="178127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46F46" w14:textId="50D7976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980F" w14:textId="79D921D0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0.015</w:t>
            </w:r>
          </w:p>
        </w:tc>
      </w:tr>
      <w:tr w:rsidR="00D2359A" w14:paraId="6D081F41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8AAB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Miopithecus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talapoin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9358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39.08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80F4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1877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E10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2AD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F8EA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0B11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53.23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705C3" w14:textId="19F3140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0.161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50972" w14:textId="1D537CD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1AC7" w14:textId="26E96EC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0.368</w:t>
            </w:r>
          </w:p>
        </w:tc>
      </w:tr>
      <w:tr w:rsidR="00D2359A" w14:paraId="1868A8A9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3F98C" w14:textId="0BB300F8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Mirza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504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1E6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CD7A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A7FD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D78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52.95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7AD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FB39" w14:textId="644C330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A779" w14:textId="5A4F09E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D135" w14:textId="253BEC1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0.040</w:t>
            </w:r>
          </w:p>
        </w:tc>
      </w:tr>
      <w:tr w:rsidR="00D2359A" w14:paraId="1AF726DC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B1D09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Nasalis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larvatus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59A3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83.84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B0A4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9730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70B4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8A4C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DF3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DB77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42772" w14:textId="06DDDE6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A2ABE" w14:textId="08AA661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64D5" w14:textId="0C1B7B8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</w:t>
            </w:r>
          </w:p>
        </w:tc>
      </w:tr>
      <w:tr w:rsidR="00D2359A" w14:paraId="28F2703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737B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Nycticebus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coucang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CF9F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D7E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8A9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FE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A9A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2770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66.75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3FD9" w14:textId="155F284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A438C" w14:textId="7E99597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11EC" w14:textId="5C0A78C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0.174</w:t>
            </w:r>
          </w:p>
        </w:tc>
      </w:tr>
      <w:tr w:rsidR="00D2359A" w14:paraId="7C0E11C5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6B907" w14:textId="18C96ECD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crassicaudatus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285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12.25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999E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1170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1F5E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3879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5A28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40.65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97D8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59.14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22F8A" w14:textId="02AC5A8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68624" w14:textId="2919E5C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4F815" w14:textId="618FE87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0.086</w:t>
            </w:r>
          </w:p>
        </w:tc>
      </w:tr>
      <w:tr w:rsidR="00D2359A" w14:paraId="6F2B148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CB218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troglodytes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228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343.49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F614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37133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3A36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0929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575F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B51E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20E91" w14:textId="68D7104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1.921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5AFFC" w14:textId="1D9839DA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D322F" w14:textId="73F033A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3.433</w:t>
            </w:r>
          </w:p>
        </w:tc>
      </w:tr>
      <w:tr w:rsidR="00D2359A" w14:paraId="73A0825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F8EFA" w14:textId="60FAE7EF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Papio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anubis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D0A7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152.45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7B5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13300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1244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A85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C00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088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AA894" w14:textId="14A09A50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22196" w14:textId="704CA46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F5FF2" w14:textId="474C369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1.706</w:t>
            </w:r>
          </w:p>
        </w:tc>
      </w:tr>
      <w:tr w:rsidR="00D2359A" w14:paraId="14BEC13C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4D24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Perodicticus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potto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51C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2F51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835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4D1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81C9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D84D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D86CB" w14:textId="51D6649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E20E" w14:textId="28DCED3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4F16D" w14:textId="3E85F97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0.185</w:t>
            </w:r>
          </w:p>
        </w:tc>
      </w:tr>
      <w:tr w:rsidR="00D2359A" w14:paraId="30E299A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7DE14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Piliocolobus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badius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FA9D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64.49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76D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5ED9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9CC9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AC94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845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38.71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D7CD4" w14:textId="34C09FA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B5F1" w14:textId="5CB8A2F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0.264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2D216" w14:textId="32503EB6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1.142</w:t>
            </w:r>
          </w:p>
        </w:tc>
      </w:tr>
      <w:tr w:rsidR="00D2359A" w14:paraId="741608A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07F7" w14:textId="2CB1349C" w:rsidR="002C03A6" w:rsidRPr="006D37A9" w:rsidRDefault="007609B5" w:rsidP="00DA129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Pithecia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A129F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ithecia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74AF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32.26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40DC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21D1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27DA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C47F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19AB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8F2A3" w14:textId="6D0046DD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12BBC" w14:textId="3EAB8A64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7A0F0" w14:textId="55E8ECC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0.283</w:t>
            </w:r>
          </w:p>
        </w:tc>
      </w:tr>
      <w:tr w:rsidR="00D2359A" w14:paraId="203C0BCB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5E2A1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Pongo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pygmaeus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401B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368.00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3CC4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36948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FF1F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18EF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1.32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60FC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7A5F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71E25" w14:textId="63D06EF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1.518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C3F5E" w14:textId="4E3D464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7CF65" w14:textId="1FBD0D9F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3.985</w:t>
            </w:r>
          </w:p>
        </w:tc>
      </w:tr>
      <w:tr w:rsidR="00D2359A" w14:paraId="13C0D5E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D23C4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>Prolemur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simus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1F8C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2F88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589B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12B8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022D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35.99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5D73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51.65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3B78" w14:textId="32C056B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92B2E" w14:textId="17CB8F0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A7395" w14:textId="773B1CF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0.372</w:t>
            </w:r>
          </w:p>
        </w:tc>
      </w:tr>
      <w:tr w:rsidR="00D2359A" w14:paraId="0585AACF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9B56F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Propithecus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verreauxi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252F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5C04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EF30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686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8F47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33.78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65A9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48.12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ED80E" w14:textId="31D3219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37292" w14:textId="0BBDAE3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0A94" w14:textId="06D0A16A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0.408</w:t>
            </w:r>
          </w:p>
        </w:tc>
      </w:tr>
      <w:tr w:rsidR="00D2359A" w14:paraId="72C522C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66EE9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Ptilocercus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lowii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9C4D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0A6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1790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C65E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DB0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78.71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9924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123.35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D694" w14:textId="0CCD0C8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0B51E" w14:textId="3166EA58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1396F" w14:textId="5438EE23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D2359A" w14:paraId="724D087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402C3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Saimiri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sciureus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ABDF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24.60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9A3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4A4EC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7C34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A866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43.87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4006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64.37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146F6" w14:textId="2714891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C44C0" w14:textId="59DBD8B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65D7B" w14:textId="62151E59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0.333</w:t>
            </w:r>
          </w:p>
        </w:tc>
      </w:tr>
      <w:tr w:rsidR="00D2359A" w14:paraId="2A9B1708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4301" w14:textId="2FD96404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Tarsius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9306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3A8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D255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46A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982E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E87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100.29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A5805" w14:textId="5F3A1592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F8E0F" w14:textId="525A68B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9B1EA" w14:textId="716F224B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0.053</w:t>
            </w:r>
          </w:p>
        </w:tc>
      </w:tr>
      <w:tr w:rsidR="00D2359A" w14:paraId="38FE63D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F4A27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Tupaia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glis</w:t>
            </w:r>
            <w:proofErr w:type="spellEnd"/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6F2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0A20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BA3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98B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AE8A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61.98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C46C7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20A7" w14:textId="4F8388D6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570EB" w14:textId="042561AC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9E7CD" w14:textId="2920B47D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0.033</w:t>
            </w:r>
          </w:p>
        </w:tc>
      </w:tr>
      <w:tr w:rsidR="00D2359A" w14:paraId="5E2AA032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8E3B5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proofErr w:type="spellStart"/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Varecia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772A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sp.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45D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32.15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A938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3497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C38E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BDBF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0.59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1F06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32.66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0E501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46.35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E30AD" w14:textId="66B8F14E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E4A78" w14:textId="600E2BA1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BAD78" w14:textId="1AACA7B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0.377</w:t>
            </w:r>
          </w:p>
        </w:tc>
      </w:tr>
      <w:tr w:rsidR="00D2359A" w14:paraId="326D7C30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0829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musculus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DDDC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2D5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B8836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54D8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CA3B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81.56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2662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128.32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492A6" w14:textId="6CAAE45B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AA68B" w14:textId="73075ED5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42432" w14:textId="7CCE013E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0.005</w:t>
            </w:r>
          </w:p>
        </w:tc>
      </w:tr>
      <w:tr w:rsidR="00D2359A" w14:paraId="5E16554E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2181A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Oryctolagus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cuniculus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36F0A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7CB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2250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39A3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021B9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85B5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35.67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856E2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51.13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9E5AF" w14:textId="0612AF13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2C4A" w14:textId="15D30FA5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0.255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8D1D3" w14:textId="5D0BF911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0.286</w:t>
            </w:r>
          </w:p>
        </w:tc>
      </w:tr>
      <w:tr w:rsidR="00D2359A" w14:paraId="4363A824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9D38062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Rattus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norvegicus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1F0EA6B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1.72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5DFB4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375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A7D24DD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DFBFEF0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80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770100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51.04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124E53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76.18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F7B5489" w14:textId="2F5EEFFF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6703E2" w14:textId="6829D5E9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80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00CBAB6" w14:textId="28004867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0.045</w:t>
            </w:r>
          </w:p>
        </w:tc>
      </w:tr>
      <w:tr w:rsidR="00D2359A" w14:paraId="5AA3F766" w14:textId="77777777" w:rsidTr="003F653B">
        <w:trPr>
          <w:trHeight w:val="290"/>
        </w:trPr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36469E" w14:textId="77777777" w:rsidR="002C03A6" w:rsidRPr="006D37A9" w:rsidRDefault="007609B5" w:rsidP="002C03A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Sciurus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r w:rsidRPr="006D37A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carolinensis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FF78F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5.55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0912D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440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23F575" w14:textId="77777777" w:rsidR="002C03A6" w:rsidRPr="006D37A9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8C43F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17A5D4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49.43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41AD13" w14:textId="77777777" w:rsidR="002C03A6" w:rsidRPr="006D37A9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D3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73.51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99A3CB" w14:textId="2DE65B74" w:rsidR="002C03A6" w:rsidRPr="00A54CE8" w:rsidRDefault="007609B5" w:rsidP="003F65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2D802E" w14:textId="794F4847" w:rsidR="002C03A6" w:rsidRPr="00A54CE8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0.097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9B51F5" w14:textId="7194D582" w:rsidR="002C03A6" w:rsidRPr="002C03A6" w:rsidRDefault="007609B5" w:rsidP="002C03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F653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0.097</w:t>
            </w:r>
          </w:p>
        </w:tc>
      </w:tr>
    </w:tbl>
    <w:p w14:paraId="5F56E443" w14:textId="77777777" w:rsidR="00294813" w:rsidRPr="006D37A9" w:rsidRDefault="00294813" w:rsidP="00294813">
      <w:pPr>
        <w:rPr>
          <w:rFonts w:ascii="Times New Roman" w:hAnsi="Times New Roman" w:cs="Times New Roman"/>
          <w:sz w:val="20"/>
          <w:szCs w:val="20"/>
        </w:rPr>
      </w:pPr>
    </w:p>
    <w:p w14:paraId="2C83560C" w14:textId="262076BB" w:rsidR="00F85C23" w:rsidRDefault="007609B5" w:rsidP="00F85C23">
      <w:r>
        <w:rPr>
          <w:rFonts w:ascii="Times New Roman" w:hAnsi="Times New Roman" w:cs="Times New Roman"/>
          <w:b/>
          <w:sz w:val="20"/>
          <w:szCs w:val="20"/>
        </w:rPr>
        <w:t xml:space="preserve">SOM </w:t>
      </w:r>
      <w:r w:rsidR="00294813">
        <w:rPr>
          <w:rFonts w:ascii="Times New Roman" w:hAnsi="Times New Roman" w:cs="Times New Roman"/>
          <w:b/>
          <w:sz w:val="20"/>
          <w:szCs w:val="20"/>
        </w:rPr>
        <w:t>Table S</w:t>
      </w:r>
      <w:r w:rsidR="00EB1670">
        <w:rPr>
          <w:rFonts w:ascii="Times New Roman" w:hAnsi="Times New Roman" w:cs="Times New Roman"/>
          <w:b/>
          <w:sz w:val="20"/>
          <w:szCs w:val="20"/>
        </w:rPr>
        <w:t>6</w:t>
      </w:r>
      <w:r w:rsidR="00294813">
        <w:rPr>
          <w:rFonts w:ascii="Times New Roman" w:hAnsi="Times New Roman" w:cs="Times New Roman"/>
          <w:sz w:val="20"/>
          <w:szCs w:val="20"/>
        </w:rPr>
        <w:t>. ECV = endocranial volume in mL; BM = body mass in g; R</w:t>
      </w:r>
      <w:r w:rsidR="00294813">
        <w:rPr>
          <w:rFonts w:ascii="Times New Roman" w:hAnsi="Times New Roman" w:cs="Times New Roman"/>
          <w:sz w:val="20"/>
          <w:szCs w:val="20"/>
          <w:vertAlign w:val="subscript"/>
        </w:rPr>
        <w:t>ICA</w:t>
      </w:r>
      <w:r w:rsidR="00294813">
        <w:rPr>
          <w:rFonts w:ascii="Times New Roman" w:hAnsi="Times New Roman" w:cs="Times New Roman"/>
          <w:sz w:val="20"/>
          <w:szCs w:val="20"/>
        </w:rPr>
        <w:t xml:space="preserve"> = radius (in mm) of the internal carotid artery calculated as the radius of the carotid canal / 1.4; R</w:t>
      </w:r>
      <w:r w:rsidR="00294813">
        <w:rPr>
          <w:rFonts w:ascii="Times New Roman" w:hAnsi="Times New Roman" w:cs="Times New Roman"/>
          <w:sz w:val="20"/>
          <w:szCs w:val="20"/>
          <w:vertAlign w:val="subscript"/>
        </w:rPr>
        <w:t>VA</w:t>
      </w:r>
      <w:r w:rsidR="00294813">
        <w:rPr>
          <w:rFonts w:ascii="Times New Roman" w:hAnsi="Times New Roman" w:cs="Times New Roman"/>
          <w:sz w:val="20"/>
          <w:szCs w:val="20"/>
        </w:rPr>
        <w:t xml:space="preserve"> = radius (in mm) of the vertebral artery calculated as the radius of the transverse foramen / 1.4;   </w:t>
      </w:r>
      <w:proofErr w:type="spellStart"/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τ</w:t>
      </w:r>
      <w:r w:rsidR="00294813" w:rsidRPr="006D37A9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>ICA</w:t>
      </w:r>
      <w:proofErr w:type="spellEnd"/>
      <w:r w:rsidR="00294813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= wall shear stress of the internal carotid artery predicted from the equation</w:t>
      </w:r>
      <w:r w:rsidR="00294813" w:rsidRPr="00BE58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167*BM</w:t>
      </w:r>
      <w:r w:rsidR="00294813" w:rsidRPr="007609B5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-0.20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</w:t>
      </w:r>
      <w:proofErr w:type="spellStart"/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τ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>V</w:t>
      </w:r>
      <w:r w:rsidR="00294813" w:rsidRPr="006D37A9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>A</w:t>
      </w:r>
      <w:proofErr w:type="spellEnd"/>
      <w:r w:rsidR="00294813">
        <w:rPr>
          <w:rFonts w:ascii="Times New Roman" w:eastAsia="Times New Roman" w:hAnsi="Times New Roman" w:cs="Times New Roman"/>
          <w:color w:val="000000"/>
          <w:sz w:val="20"/>
          <w:szCs w:val="20"/>
          <w:vertAlign w:val="subscript"/>
        </w:rPr>
        <w:t xml:space="preserve">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= wall shear stress of the vertebral artery predicted from the equation</w:t>
      </w:r>
      <w:r w:rsidR="00294813" w:rsidRPr="00BE58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>285</w:t>
      </w:r>
      <w:r w:rsidR="00294813" w:rsidRPr="00BE58B9">
        <w:rPr>
          <w:rFonts w:ascii="Times New Roman" w:eastAsia="Times New Roman" w:hAnsi="Times New Roman" w:cs="Times New Roman"/>
          <w:color w:val="000000"/>
          <w:sz w:val="20"/>
          <w:szCs w:val="20"/>
        </w:rPr>
        <w:t>*BM</w:t>
      </w:r>
      <w:r w:rsidR="00294813" w:rsidRPr="007609B5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</w:rPr>
        <w:t>-0.22</w:t>
      </w:r>
      <w:r w:rsidR="0029481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QICA = blood flow rate through the bilateral internal carotid arteries in mL/s;  QVA = blood flow rate through the bilateral  vertebral arteries in mL/s; QTOT = total blood flow to the brain, calculated as QICA + QVA. </w:t>
      </w:r>
      <w:r w:rsidRPr="007B6270">
        <w:rPr>
          <w:rFonts w:ascii="Times New Roman" w:hAnsi="Times New Roman" w:cs="Times New Roman"/>
          <w:i/>
          <w:sz w:val="20"/>
          <w:szCs w:val="20"/>
        </w:rPr>
        <w:t>D</w:t>
      </w:r>
      <w:r>
        <w:rPr>
          <w:rFonts w:ascii="Times New Roman" w:hAnsi="Times New Roman" w:cs="Times New Roman"/>
          <w:sz w:val="20"/>
          <w:szCs w:val="20"/>
        </w:rPr>
        <w:t xml:space="preserve">. = </w:t>
      </w:r>
      <w:proofErr w:type="spellStart"/>
      <w:r w:rsidRPr="007B6270">
        <w:rPr>
          <w:rFonts w:ascii="Times New Roman" w:hAnsi="Times New Roman" w:cs="Times New Roman"/>
          <w:i/>
          <w:sz w:val="20"/>
          <w:szCs w:val="20"/>
        </w:rPr>
        <w:t>Daubentonia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B6270">
        <w:rPr>
          <w:rFonts w:ascii="Times New Roman" w:hAnsi="Times New Roman" w:cs="Times New Roman"/>
          <w:i/>
          <w:sz w:val="20"/>
          <w:szCs w:val="20"/>
        </w:rPr>
        <w:t>M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= </w:t>
      </w:r>
      <w:r w:rsidRPr="005F09FB">
        <w:rPr>
          <w:rFonts w:ascii="Times New Roman" w:hAnsi="Times New Roman" w:cs="Times New Roman"/>
          <w:sz w:val="20"/>
          <w:szCs w:val="20"/>
        </w:rPr>
        <w:t> </w:t>
      </w:r>
      <w:r w:rsidRPr="007B6270">
        <w:rPr>
          <w:rFonts w:ascii="Times New Roman" w:hAnsi="Times New Roman" w:cs="Times New Roman"/>
          <w:i/>
          <w:sz w:val="20"/>
          <w:szCs w:val="20"/>
        </w:rPr>
        <w:t>Mandrillus</w:t>
      </w:r>
      <w:proofErr w:type="gramEnd"/>
      <w:r w:rsidR="00EB1670">
        <w:rPr>
          <w:rFonts w:ascii="Times New Roman" w:hAnsi="Times New Roman" w:cs="Times New Roman"/>
          <w:i/>
          <w:sz w:val="20"/>
          <w:szCs w:val="20"/>
        </w:rPr>
        <w:t xml:space="preserve">, O. </w:t>
      </w:r>
      <w:r w:rsidR="00EB1670" w:rsidRPr="00772A39">
        <w:rPr>
          <w:rFonts w:ascii="Times New Roman" w:hAnsi="Times New Roman" w:cs="Times New Roman"/>
          <w:sz w:val="20"/>
          <w:szCs w:val="20"/>
        </w:rPr>
        <w:t>=</w:t>
      </w:r>
      <w:r w:rsidR="00EB1670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="00EB1670">
        <w:rPr>
          <w:rFonts w:ascii="Times New Roman" w:hAnsi="Times New Roman" w:cs="Times New Roman"/>
          <w:i/>
          <w:sz w:val="20"/>
          <w:szCs w:val="20"/>
        </w:rPr>
        <w:t>Otolemur</w:t>
      </w:r>
      <w:proofErr w:type="spellEnd"/>
      <w:r w:rsidR="00EB1670">
        <w:rPr>
          <w:rFonts w:ascii="Times New Roman" w:hAnsi="Times New Roman" w:cs="Times New Roman"/>
          <w:i/>
          <w:sz w:val="20"/>
          <w:szCs w:val="20"/>
        </w:rPr>
        <w:t>.</w:t>
      </w:r>
    </w:p>
    <w:p w14:paraId="237FC0DF" w14:textId="77777777" w:rsidR="00294813" w:rsidRPr="00BE58B9" w:rsidRDefault="00294813" w:rsidP="00294813">
      <w:pPr>
        <w:rPr>
          <w:rFonts w:ascii="Times New Roman" w:hAnsi="Times New Roman" w:cs="Times New Roman"/>
          <w:sz w:val="20"/>
          <w:szCs w:val="20"/>
        </w:rPr>
      </w:pPr>
    </w:p>
    <w:p w14:paraId="7716FF61" w14:textId="77777777" w:rsidR="00294813" w:rsidRDefault="00294813"/>
    <w:sectPr w:rsidR="00294813" w:rsidSect="00294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MS Gothic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Joseph M. Plavcan">
    <w15:presenceInfo w15:providerId="None" w15:userId="Joseph M. Plavcan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DA4"/>
    <w:rsid w:val="000A2A5E"/>
    <w:rsid w:val="001567C7"/>
    <w:rsid w:val="00201E78"/>
    <w:rsid w:val="00294813"/>
    <w:rsid w:val="002C03A6"/>
    <w:rsid w:val="002E694F"/>
    <w:rsid w:val="002F192E"/>
    <w:rsid w:val="003C1E0E"/>
    <w:rsid w:val="003D7697"/>
    <w:rsid w:val="003F653B"/>
    <w:rsid w:val="00413AFD"/>
    <w:rsid w:val="004513C8"/>
    <w:rsid w:val="0057143B"/>
    <w:rsid w:val="005871A4"/>
    <w:rsid w:val="005A1BB2"/>
    <w:rsid w:val="005C302C"/>
    <w:rsid w:val="005E3934"/>
    <w:rsid w:val="005F09FB"/>
    <w:rsid w:val="00655F04"/>
    <w:rsid w:val="00661A12"/>
    <w:rsid w:val="006D37A9"/>
    <w:rsid w:val="00702378"/>
    <w:rsid w:val="007609B5"/>
    <w:rsid w:val="00772A39"/>
    <w:rsid w:val="007929C8"/>
    <w:rsid w:val="00793DA4"/>
    <w:rsid w:val="007B6270"/>
    <w:rsid w:val="007D1362"/>
    <w:rsid w:val="00901D21"/>
    <w:rsid w:val="00967518"/>
    <w:rsid w:val="00A215FB"/>
    <w:rsid w:val="00A54CE8"/>
    <w:rsid w:val="00B6138F"/>
    <w:rsid w:val="00BE58B9"/>
    <w:rsid w:val="00CF34C0"/>
    <w:rsid w:val="00D2359A"/>
    <w:rsid w:val="00D458BE"/>
    <w:rsid w:val="00DA129F"/>
    <w:rsid w:val="00E60057"/>
    <w:rsid w:val="00EB1670"/>
    <w:rsid w:val="00F14F70"/>
    <w:rsid w:val="00F8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23EF"/>
  <w15:docId w15:val="{58246F15-A87F-465A-B405-6779BF733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DA4"/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DA4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6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94F"/>
    <w:rPr>
      <w:rFonts w:ascii="Segoe UI" w:eastAsiaTheme="minorEastAsia" w:hAnsi="Segoe UI" w:cs="Segoe UI"/>
      <w:sz w:val="18"/>
      <w:szCs w:val="18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F85C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C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C23"/>
    <w:rPr>
      <w:rFonts w:eastAsiaTheme="minorEastAsia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C23"/>
    <w:rPr>
      <w:rFonts w:eastAsiaTheme="minorEastAsia"/>
      <w:b/>
      <w:bCs/>
      <w:sz w:val="20"/>
      <w:szCs w:val="20"/>
      <w:lang w:eastAsia="ja-JP"/>
    </w:rPr>
  </w:style>
  <w:style w:type="paragraph" w:styleId="Revision">
    <w:name w:val="Revision"/>
    <w:hidden/>
    <w:uiPriority w:val="99"/>
    <w:semiHidden/>
    <w:rsid w:val="00413AFD"/>
    <w:pPr>
      <w:spacing w:after="0" w:line="240" w:lineRule="auto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7D4C6-36D4-4AE7-A1B3-7D5D6FCC5F69}">
  <ds:schemaRefs>
    <ds:schemaRef ds:uri="http://schemas.microsoft.com/office/2006/metadata/properties"/>
    <ds:schemaRef ds:uri="http://schemas.microsoft.com/office/infopath/2007/PartnerControls"/>
    <ds:schemaRef ds:uri="3bad6c6a-329d-45e9-b8b0-1ebecc8a8764"/>
    <ds:schemaRef ds:uri="8e1efd23-f4ba-42d2-85fd-6a510437bae6"/>
  </ds:schemaRefs>
</ds:datastoreItem>
</file>

<file path=customXml/itemProps2.xml><?xml version="1.0" encoding="utf-8"?>
<ds:datastoreItem xmlns:ds="http://schemas.openxmlformats.org/officeDocument/2006/customXml" ds:itemID="{180F9D90-9A91-4E89-83E4-E156B6FE14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B6E423-9069-42F0-A1D2-B210FD8A05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efd23-f4ba-42d2-85fd-6a510437bae6"/>
    <ds:schemaRef ds:uri="3bad6c6a-329d-45e9-b8b0-1ebecc8a87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A4640F-8ABB-46FE-9303-41A8D6A44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Plavcan</dc:creator>
  <cp:lastModifiedBy>Alexandra de Sousa</cp:lastModifiedBy>
  <cp:revision>4</cp:revision>
  <dcterms:created xsi:type="dcterms:W3CDTF">2018-10-22T16:42:00Z</dcterms:created>
  <dcterms:modified xsi:type="dcterms:W3CDTF">2026-07-16T22:41:00Z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